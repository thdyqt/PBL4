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088C" w14:textId="77777777" w:rsidR="006E6D04" w:rsidRPr="00AA62D3" w:rsidRDefault="006E6D04" w:rsidP="364632AC">
      <w:pPr>
        <w:spacing w:before="0"/>
        <w:ind w:firstLine="720"/>
        <w:jc w:val="center"/>
        <w:rPr>
          <w:b/>
          <w:bCs/>
          <w:sz w:val="32"/>
          <w:szCs w:val="32"/>
        </w:rPr>
      </w:pPr>
      <w:r w:rsidRPr="364632AC">
        <w:rPr>
          <w:b/>
          <w:bCs/>
          <w:sz w:val="32"/>
          <w:szCs w:val="32"/>
        </w:rPr>
        <w:t>ĐẠI HỌC ĐÀ NẴNG</w:t>
      </w:r>
    </w:p>
    <w:p w14:paraId="3779DD25" w14:textId="7AF5D681" w:rsidR="006E6D04" w:rsidRPr="00AA62D3" w:rsidRDefault="00682899" w:rsidP="00BB7E6E">
      <w:pPr>
        <w:spacing w:before="0"/>
        <w:ind w:firstLine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TRƯỜNG </w:t>
      </w:r>
      <w:r w:rsidR="006E6D04" w:rsidRPr="00AA62D3">
        <w:rPr>
          <w:b/>
          <w:sz w:val="32"/>
          <w:szCs w:val="32"/>
        </w:rPr>
        <w:t>ĐẠI HỌC BÁCH KHOA</w:t>
      </w:r>
    </w:p>
    <w:p w14:paraId="592598B3" w14:textId="77777777" w:rsidR="006E6D04" w:rsidRDefault="006E6D04" w:rsidP="00BB7E6E">
      <w:pPr>
        <w:spacing w:before="0"/>
        <w:ind w:firstLine="720"/>
        <w:jc w:val="center"/>
        <w:rPr>
          <w:b/>
          <w:sz w:val="32"/>
        </w:rPr>
      </w:pPr>
      <w:r w:rsidRPr="00AA62D3">
        <w:rPr>
          <w:b/>
          <w:sz w:val="32"/>
          <w:szCs w:val="32"/>
        </w:rPr>
        <w:t>KHOA CÔNG NGHỆ THÔNG TIN</w:t>
      </w:r>
    </w:p>
    <w:p w14:paraId="125FF714" w14:textId="78BE1202" w:rsidR="00BB7E6E" w:rsidRDefault="00C1300A" w:rsidP="003D3A78">
      <w:pPr>
        <w:pStyle w:val="Title"/>
        <w:outlineLvl w:val="9"/>
      </w:pPr>
      <w:bookmarkStart w:id="0" w:name="_Toc493750743"/>
      <w:bookmarkStart w:id="1" w:name="_Toc493750862"/>
      <w:bookmarkStart w:id="2" w:name="_Toc504624775"/>
      <w:bookmarkStart w:id="3" w:name="_Toc90369522"/>
      <w:bookmarkStart w:id="4" w:name="_Toc200307227"/>
      <w:bookmarkStart w:id="5" w:name="_Toc200307083"/>
      <w:r w:rsidRPr="00AA62D3">
        <w:rPr>
          <w:noProof/>
        </w:rPr>
        <w:drawing>
          <wp:anchor distT="0" distB="0" distL="114300" distR="114300" simplePos="0" relativeHeight="251658240" behindDoc="1" locked="0" layoutInCell="1" allowOverlap="1" wp14:anchorId="19EF107D" wp14:editId="0019CC45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</w:p>
    <w:p w14:paraId="06966AE6" w14:textId="77777777" w:rsidR="00BB7E6E" w:rsidRDefault="00BB7E6E" w:rsidP="00095240">
      <w:pPr>
        <w:pStyle w:val="Title"/>
        <w:outlineLvl w:val="9"/>
      </w:pPr>
    </w:p>
    <w:p w14:paraId="538FA89C" w14:textId="77777777" w:rsidR="00BB7E6E" w:rsidRPr="00BB7E6E" w:rsidRDefault="00BB7E6E" w:rsidP="00BB7E6E"/>
    <w:p w14:paraId="49444535" w14:textId="53048ADB" w:rsidR="00BB7E6E" w:rsidRDefault="007F3EBF" w:rsidP="00B145E1">
      <w:pPr>
        <w:jc w:val="center"/>
        <w:rPr>
          <w:b/>
          <w:bCs/>
          <w:sz w:val="50"/>
          <w:szCs w:val="50"/>
        </w:rPr>
      </w:pPr>
      <w:r w:rsidRPr="00F83459">
        <w:rPr>
          <w:b/>
          <w:bCs/>
          <w:sz w:val="50"/>
          <w:szCs w:val="50"/>
        </w:rPr>
        <w:t>PBL4</w:t>
      </w:r>
    </w:p>
    <w:p w14:paraId="660C11C4" w14:textId="5837F844" w:rsidR="00065B02" w:rsidRDefault="00065B02" w:rsidP="00B145E1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DỰ ÁN HỆ ĐIỀU HÀNH VÀ MẠNG MÁY TÍNH</w:t>
      </w:r>
    </w:p>
    <w:p w14:paraId="68E7AE97" w14:textId="77777777" w:rsidR="002C6B34" w:rsidRPr="00F83459" w:rsidRDefault="002C6B34" w:rsidP="007F3EBF">
      <w:pPr>
        <w:jc w:val="center"/>
        <w:rPr>
          <w:b/>
          <w:bCs/>
          <w:sz w:val="50"/>
          <w:szCs w:val="50"/>
        </w:rPr>
      </w:pPr>
    </w:p>
    <w:p w14:paraId="052D2776" w14:textId="5872750B" w:rsidR="006E6D04" w:rsidRDefault="00952AA7" w:rsidP="00BC5B0F">
      <w:pPr>
        <w:spacing w:before="240"/>
        <w:ind w:firstLine="0"/>
        <w:jc w:val="center"/>
        <w:rPr>
          <w:b/>
        </w:rPr>
      </w:pPr>
      <w:r>
        <w:rPr>
          <w:b/>
          <w:bCs/>
          <w:sz w:val="36"/>
          <w:szCs w:val="36"/>
        </w:rPr>
        <w:t>TÌM HIỂU HỆ ĐIỀU HÀNH WINDOWS VÀ XÂY DỰNG ỨNG DỤNG TĂNG TỐC TẢI VỀ</w:t>
      </w:r>
      <w:r w:rsidR="00D83217" w:rsidRPr="75722F3E">
        <w:rPr>
          <w:b/>
          <w:bCs/>
          <w:sz w:val="36"/>
          <w:szCs w:val="36"/>
        </w:rPr>
        <w:t xml:space="preserve"> </w:t>
      </w:r>
      <w:r w:rsidR="006E6D04" w:rsidRPr="00FC0CD3">
        <w:rPr>
          <w:b/>
          <w:lang w:val="vi-VN"/>
        </w:rPr>
        <w:t xml:space="preserve">  </w:t>
      </w:r>
    </w:p>
    <w:p w14:paraId="404A1FF4" w14:textId="77777777" w:rsidR="00F64DBB" w:rsidRDefault="00F64DBB" w:rsidP="00BC5B0F">
      <w:pPr>
        <w:spacing w:before="240"/>
        <w:ind w:firstLine="0"/>
        <w:jc w:val="center"/>
        <w:rPr>
          <w:b/>
        </w:rPr>
      </w:pPr>
    </w:p>
    <w:p w14:paraId="27374A19" w14:textId="77777777" w:rsidR="00F64DBB" w:rsidRDefault="00F64DBB" w:rsidP="00BC5B0F">
      <w:pPr>
        <w:spacing w:before="240"/>
        <w:ind w:firstLine="0"/>
        <w:jc w:val="center"/>
        <w:rPr>
          <w:b/>
        </w:rPr>
      </w:pPr>
    </w:p>
    <w:p w14:paraId="06B3C11F" w14:textId="77777777" w:rsidR="00F64DBB" w:rsidRDefault="00F64DBB" w:rsidP="00B145E1">
      <w:pPr>
        <w:spacing w:before="240"/>
        <w:ind w:firstLine="0"/>
        <w:rPr>
          <w:b/>
          <w:bCs/>
          <w:sz w:val="36"/>
          <w:szCs w:val="36"/>
        </w:rPr>
      </w:pPr>
    </w:p>
    <w:p w14:paraId="3BCB3B04" w14:textId="77777777" w:rsidR="00B145E1" w:rsidRPr="00F64DBB" w:rsidRDefault="00B145E1" w:rsidP="00B145E1">
      <w:pPr>
        <w:spacing w:before="240"/>
        <w:ind w:firstLine="0"/>
        <w:rPr>
          <w:b/>
          <w:bCs/>
          <w:sz w:val="36"/>
          <w:szCs w:val="36"/>
        </w:rPr>
      </w:pPr>
    </w:p>
    <w:p w14:paraId="182B31BE" w14:textId="3854715A" w:rsidR="00FC0CD3" w:rsidRPr="0051325D" w:rsidRDefault="006F262F" w:rsidP="00FC0CD3">
      <w:pPr>
        <w:tabs>
          <w:tab w:val="left" w:pos="2730"/>
          <w:tab w:val="left" w:pos="3770"/>
        </w:tabs>
        <w:ind w:firstLine="1440"/>
        <w:rPr>
          <w:b/>
          <w:lang w:val="vi-VN"/>
        </w:rPr>
      </w:pPr>
      <w:r>
        <w:rPr>
          <w:b/>
        </w:rPr>
        <w:t xml:space="preserve">NHÓM </w:t>
      </w:r>
      <w:r w:rsidR="00FC0CD3" w:rsidRPr="0051325D">
        <w:rPr>
          <w:b/>
          <w:lang w:val="vi-VN"/>
        </w:rPr>
        <w:t xml:space="preserve">SINH VIÊN THỰC HIỆN:  </w:t>
      </w:r>
    </w:p>
    <w:p w14:paraId="6706D76D" w14:textId="25E3F6F0" w:rsidR="007E113D" w:rsidRPr="007E113D" w:rsidRDefault="00B16AD3" w:rsidP="00FC0CD3">
      <w:pPr>
        <w:tabs>
          <w:tab w:val="left" w:pos="2730"/>
          <w:tab w:val="left" w:pos="3240"/>
          <w:tab w:val="left" w:pos="3770"/>
        </w:tabs>
        <w:ind w:firstLine="2160"/>
        <w:rPr>
          <w:b/>
          <w:color w:val="000000" w:themeColor="text1"/>
        </w:rPr>
      </w:pPr>
      <w:r>
        <w:rPr>
          <w:b/>
          <w:color w:val="000000" w:themeColor="text1"/>
        </w:rPr>
        <w:t>Phan Thanh Duy</w:t>
      </w:r>
      <w:r w:rsidR="00FE22A6">
        <w:rPr>
          <w:b/>
          <w:color w:val="000000" w:themeColor="text1"/>
        </w:rPr>
        <w:tab/>
      </w:r>
      <w:r w:rsidR="007E113D">
        <w:rPr>
          <w:b/>
          <w:color w:val="000000" w:themeColor="text1"/>
        </w:rPr>
        <w:t>Lớp:</w:t>
      </w:r>
      <w:r w:rsidR="00FE22A6">
        <w:rPr>
          <w:b/>
          <w:color w:val="000000" w:themeColor="text1"/>
        </w:rPr>
        <w:t xml:space="preserve"> 24T_DT3</w:t>
      </w:r>
      <w:r w:rsidR="00FE22A6">
        <w:rPr>
          <w:b/>
          <w:color w:val="000000" w:themeColor="text1"/>
        </w:rPr>
        <w:tab/>
      </w:r>
      <w:r w:rsidR="007E113D">
        <w:rPr>
          <w:b/>
          <w:color w:val="000000" w:themeColor="text1"/>
        </w:rPr>
        <w:t>Nhóm</w:t>
      </w:r>
      <w:r w:rsidR="00FE22A6">
        <w:rPr>
          <w:b/>
          <w:color w:val="000000" w:themeColor="text1"/>
        </w:rPr>
        <w:t xml:space="preserve"> 24.Nh12A</w:t>
      </w:r>
    </w:p>
    <w:p w14:paraId="487921DF" w14:textId="7BB2A81E" w:rsidR="007E113D" w:rsidRDefault="00B16AD3" w:rsidP="00FC0CD3">
      <w:pPr>
        <w:tabs>
          <w:tab w:val="left" w:pos="2730"/>
          <w:tab w:val="left" w:pos="3240"/>
          <w:tab w:val="left" w:pos="3770"/>
        </w:tabs>
        <w:ind w:firstLine="2160"/>
        <w:rPr>
          <w:b/>
          <w:color w:val="000000" w:themeColor="text1"/>
        </w:rPr>
      </w:pPr>
      <w:r>
        <w:rPr>
          <w:b/>
          <w:color w:val="000000" w:themeColor="text1"/>
        </w:rPr>
        <w:t>Phan Xuân Mạnh</w:t>
      </w:r>
      <w:r w:rsidR="007E113D">
        <w:rPr>
          <w:b/>
          <w:color w:val="000000" w:themeColor="text1"/>
        </w:rPr>
        <w:tab/>
        <w:t>Lớp:</w:t>
      </w:r>
      <w:r w:rsidR="00FE22A6">
        <w:rPr>
          <w:b/>
          <w:color w:val="000000" w:themeColor="text1"/>
        </w:rPr>
        <w:t xml:space="preserve"> 24T_DT3</w:t>
      </w:r>
      <w:r w:rsidR="007E113D">
        <w:rPr>
          <w:b/>
          <w:color w:val="000000" w:themeColor="text1"/>
        </w:rPr>
        <w:tab/>
        <w:t>Nhóm</w:t>
      </w:r>
      <w:r w:rsidR="00FE22A6">
        <w:rPr>
          <w:b/>
          <w:color w:val="000000" w:themeColor="text1"/>
        </w:rPr>
        <w:t xml:space="preserve"> 24.Nh12A</w:t>
      </w:r>
    </w:p>
    <w:p w14:paraId="2627B31B" w14:textId="44373055" w:rsidR="007E113D" w:rsidRPr="00F64DBB" w:rsidRDefault="00FC0CD3" w:rsidP="00F64DBB">
      <w:pPr>
        <w:tabs>
          <w:tab w:val="left" w:pos="2730"/>
          <w:tab w:val="left" w:pos="3770"/>
        </w:tabs>
        <w:ind w:firstLine="1440"/>
        <w:rPr>
          <w:b/>
        </w:rPr>
      </w:pPr>
      <w:r w:rsidRPr="0051325D">
        <w:rPr>
          <w:b/>
          <w:lang w:val="vi-VN"/>
        </w:rPr>
        <w:t xml:space="preserve">GIẢNG VIÊN HƯỚNG DẪN:  </w:t>
      </w:r>
      <w:r>
        <w:rPr>
          <w:b/>
          <w:lang w:val="vi-VN"/>
        </w:rPr>
        <w:t>ThS. Nguyễn Thế Xuân Ly</w:t>
      </w:r>
    </w:p>
    <w:p w14:paraId="13B465BB" w14:textId="77777777" w:rsidR="00F64DBB" w:rsidRDefault="00F64DBB" w:rsidP="00F64DBB">
      <w:pPr>
        <w:ind w:firstLine="0"/>
        <w:rPr>
          <w:b/>
          <w:sz w:val="32"/>
          <w:szCs w:val="32"/>
        </w:rPr>
      </w:pPr>
    </w:p>
    <w:p w14:paraId="6915BF2D" w14:textId="77777777" w:rsidR="00B145E1" w:rsidRDefault="00B145E1" w:rsidP="00F64DBB">
      <w:pPr>
        <w:ind w:firstLine="0"/>
        <w:rPr>
          <w:b/>
          <w:sz w:val="32"/>
          <w:szCs w:val="32"/>
        </w:rPr>
      </w:pPr>
    </w:p>
    <w:p w14:paraId="0970E1E4" w14:textId="335ACF8B" w:rsidR="00547E49" w:rsidRPr="00F64DBB" w:rsidRDefault="00547E49" w:rsidP="00BB7E6E">
      <w:pPr>
        <w:jc w:val="center"/>
        <w:rPr>
          <w:b/>
        </w:rPr>
      </w:pPr>
      <w:r w:rsidRPr="00001ACE">
        <w:rPr>
          <w:b/>
          <w:lang w:val="vi-VN"/>
        </w:rPr>
        <w:t xml:space="preserve">Đà </w:t>
      </w:r>
      <w:r w:rsidR="002D45CC" w:rsidRPr="00001ACE">
        <w:rPr>
          <w:b/>
          <w:lang w:val="vi-VN"/>
        </w:rPr>
        <w:t>Nẵng,</w:t>
      </w:r>
      <w:r w:rsidR="00FC0CD3" w:rsidRPr="00001ACE">
        <w:rPr>
          <w:b/>
          <w:lang w:val="vi-VN"/>
        </w:rPr>
        <w:t xml:space="preserve"> </w:t>
      </w:r>
      <w:r w:rsidR="000327C3">
        <w:rPr>
          <w:b/>
        </w:rPr>
        <w:t>12</w:t>
      </w:r>
      <w:r w:rsidR="00285A3B" w:rsidRPr="00001ACE">
        <w:rPr>
          <w:b/>
          <w:lang w:val="vi-VN"/>
        </w:rPr>
        <w:t>/</w:t>
      </w:r>
      <w:r w:rsidR="00FC0CD3" w:rsidRPr="00001ACE">
        <w:rPr>
          <w:b/>
          <w:lang w:val="vi-VN"/>
        </w:rPr>
        <w:t>202</w:t>
      </w:r>
      <w:r w:rsidR="00F64DBB">
        <w:rPr>
          <w:b/>
        </w:rPr>
        <w:t>6</w:t>
      </w:r>
    </w:p>
    <w:p w14:paraId="4A969A8E" w14:textId="77777777" w:rsidR="005D39AA" w:rsidRPr="00FC0CD3" w:rsidRDefault="005D39AA" w:rsidP="00353495">
      <w:pPr>
        <w:pStyle w:val="1-phan"/>
        <w:numPr>
          <w:ilvl w:val="0"/>
          <w:numId w:val="0"/>
        </w:numPr>
        <w:jc w:val="center"/>
        <w:rPr>
          <w:lang w:val="vi-VN"/>
        </w:rPr>
        <w:sectPr w:rsidR="005D39AA" w:rsidRPr="00FC0CD3" w:rsidSect="00BB7E6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9" w:h="16834" w:code="9"/>
          <w:pgMar w:top="1134" w:right="1134" w:bottom="1134" w:left="1701" w:header="720" w:footer="720" w:gutter="0"/>
          <w:pgBorders w:display="firstPage">
            <w:top w:val="twistedLines1" w:sz="13" w:space="1" w:color="auto"/>
            <w:left w:val="twistedLines1" w:sz="13" w:space="1" w:color="auto"/>
            <w:bottom w:val="twistedLines1" w:sz="13" w:space="1" w:color="auto"/>
            <w:right w:val="twistedLines1" w:sz="13" w:space="1" w:color="auto"/>
          </w:pgBorders>
          <w:cols w:space="720"/>
          <w:docGrid w:linePitch="360"/>
        </w:sectPr>
      </w:pPr>
    </w:p>
    <w:p w14:paraId="7CC21218" w14:textId="2C3DAD5B" w:rsidR="00496449" w:rsidRDefault="00660F0C" w:rsidP="00BB7E6E">
      <w:pPr>
        <w:pStyle w:val="Title"/>
      </w:pPr>
      <w:bookmarkStart w:id="6" w:name="_Toc200307228"/>
      <w:bookmarkStart w:id="7" w:name="_Toc200307084"/>
      <w:r w:rsidRPr="00660F0C">
        <w:lastRenderedPageBreak/>
        <w:t>MỤC LỤC</w:t>
      </w:r>
      <w:bookmarkEnd w:id="6"/>
      <w:bookmarkEnd w:id="7"/>
    </w:p>
    <w:p w14:paraId="6E642FF1" w14:textId="2540A777" w:rsidR="0025635D" w:rsidRDefault="00496449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\z \t "1-phan,1,2-LAMA,2,3-MUCNHO,3" </w:instrText>
      </w:r>
      <w:r>
        <w:fldChar w:fldCharType="separate"/>
      </w:r>
      <w:hyperlink w:anchor="_Toc200307227" w:history="1">
        <w:r w:rsidR="0025635D">
          <w:rPr>
            <w:noProof/>
            <w:webHidden/>
          </w:rPr>
          <w:tab/>
        </w:r>
        <w:r w:rsidR="0025635D">
          <w:rPr>
            <w:noProof/>
            <w:webHidden/>
          </w:rPr>
          <w:fldChar w:fldCharType="begin"/>
        </w:r>
        <w:r w:rsidR="0025635D">
          <w:rPr>
            <w:noProof/>
            <w:webHidden/>
          </w:rPr>
          <w:instrText xml:space="preserve"> PAGEREF _Toc200307227 \h </w:instrText>
        </w:r>
        <w:r w:rsidR="0025635D">
          <w:rPr>
            <w:noProof/>
            <w:webHidden/>
          </w:rPr>
        </w:r>
        <w:r w:rsidR="0025635D">
          <w:rPr>
            <w:noProof/>
            <w:webHidden/>
          </w:rPr>
          <w:fldChar w:fldCharType="separate"/>
        </w:r>
        <w:r w:rsidR="0025635D">
          <w:rPr>
            <w:noProof/>
            <w:webHidden/>
          </w:rPr>
          <w:t>1</w:t>
        </w:r>
        <w:r w:rsidR="0025635D">
          <w:rPr>
            <w:noProof/>
            <w:webHidden/>
          </w:rPr>
          <w:fldChar w:fldCharType="end"/>
        </w:r>
      </w:hyperlink>
    </w:p>
    <w:p w14:paraId="14902FC8" w14:textId="15C78707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28" w:history="1">
        <w:r w:rsidRPr="005B5688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85CF9D" w14:textId="1A9B5398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29" w:history="1">
        <w:r w:rsidRPr="005B5688">
          <w:rPr>
            <w:rStyle w:val="Hyperlink"/>
            <w:noProof/>
          </w:rPr>
          <w:t>DANH SÁCH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7AB092" w14:textId="3BA395D5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0" w:history="1">
        <w:r w:rsidRPr="005B5688">
          <w:rPr>
            <w:rStyle w:val="Hyperlink"/>
            <w:noProof/>
          </w:rPr>
          <w:t>DANH SÁCH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D4B8AA" w14:textId="62164EE1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1" w:history="1">
        <w:r w:rsidRPr="005B5688">
          <w:rPr>
            <w:rStyle w:val="Hyperlink"/>
            <w:noProof/>
          </w:rPr>
          <w:t>DANH SÁCH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BD33B1" w14:textId="11BE29AA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2" w:history="1">
        <w:r w:rsidRPr="005B5688">
          <w:rPr>
            <w:rStyle w:val="Hyperlink"/>
            <w:noProof/>
          </w:rPr>
          <w:t>MỞ ĐẦU (GIỚI THIỆU ĐỀ TÀI)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74D04A" w14:textId="0E2F42B6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3" w:history="1">
        <w:r w:rsidRPr="005B5688">
          <w:rPr>
            <w:rStyle w:val="Hyperlink"/>
            <w:noProof/>
          </w:rPr>
          <w:t>CHƯƠNG 1.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76932" w14:textId="2CEC9A76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4" w:history="1">
        <w:r w:rsidRPr="005B5688">
          <w:rPr>
            <w:rStyle w:val="Hyperlink"/>
            <w:noProof/>
            <w:lang w:val="vi-VN"/>
          </w:rPr>
          <w:t>CHƯƠNG 2.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3B737E" w14:textId="53E3E616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5" w:history="1">
        <w:r w:rsidRPr="005B5688">
          <w:rPr>
            <w:rStyle w:val="Hyperlink"/>
            <w:noProof/>
            <w:lang w:val="vi-VN"/>
          </w:rPr>
          <w:t>CHƯƠNG 3. TRIỂN KHAI VÀ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CA5176" w14:textId="0CFE12CC" w:rsidR="0025635D" w:rsidRDefault="0025635D">
      <w:pPr>
        <w:pStyle w:val="TOC2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6" w:history="1">
        <w:r w:rsidRPr="005B5688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ja-JP"/>
            <w14:ligatures w14:val="standardContextual"/>
          </w:rPr>
          <w:tab/>
        </w:r>
        <w:r w:rsidRPr="005B5688">
          <w:rPr>
            <w:rStyle w:val="Hyperlink"/>
            <w:noProof/>
            <w:lang w:val="vi-VN"/>
          </w:rPr>
          <w:t>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A3E78C" w14:textId="1C386FA6" w:rsidR="0025635D" w:rsidRDefault="0025635D">
      <w:pPr>
        <w:pStyle w:val="TOC2"/>
        <w:tabs>
          <w:tab w:val="left" w:pos="16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7" w:history="1">
        <w:r w:rsidRPr="005B5688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ja-JP"/>
            <w14:ligatures w14:val="standardContextual"/>
          </w:rPr>
          <w:tab/>
        </w:r>
        <w:r w:rsidRPr="005B5688">
          <w:rPr>
            <w:rStyle w:val="Hyperlink"/>
            <w:noProof/>
            <w:lang w:val="vi-VN"/>
          </w:rPr>
          <w:t>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6AADE" w14:textId="2F7511DD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8" w:history="1">
        <w:r w:rsidRPr="005B5688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05EBA8" w14:textId="2AD8A7A5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39" w:history="1">
        <w:r w:rsidRPr="005B568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2E39CF" w14:textId="3C488D7C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40" w:history="1">
        <w:r w:rsidRPr="005B5688">
          <w:rPr>
            <w:rStyle w:val="Hyperlink"/>
            <w:noProof/>
            <w:lang w:val="vi-VN"/>
          </w:rPr>
          <w:t xml:space="preserve">[1] </w:t>
        </w:r>
        <w:r w:rsidRPr="005B5688">
          <w:rPr>
            <w:rStyle w:val="Hyperlink"/>
            <w:bCs/>
            <w:noProof/>
            <w:lang w:val="vi-VN"/>
          </w:rPr>
          <w:t>Tên tác giả, Tên tài liệu, Tên nhà xuất bản, năm xuất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6CB9BB" w14:textId="35D599F8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41" w:history="1">
        <w:r w:rsidRPr="005B5688">
          <w:rPr>
            <w:rStyle w:val="Hyperlink"/>
            <w:noProof/>
            <w:lang w:val="vi-VN"/>
          </w:rPr>
          <w:t xml:space="preserve">[2] </w:t>
        </w:r>
        <w:r w:rsidRPr="005B5688">
          <w:rPr>
            <w:rStyle w:val="Hyperlink"/>
            <w:bCs/>
            <w:noProof/>
            <w:lang w:val="vi-VN"/>
          </w:rPr>
          <w:t>Tên chủ sở hữu, Tên bài viết, url, ngày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1DF440" w14:textId="043EB41B" w:rsidR="0025635D" w:rsidRDefault="0025635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00307242" w:history="1">
        <w:r w:rsidRPr="005B5688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_Toc200307242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7A3723" w14:textId="6C3039BA" w:rsidR="00496449" w:rsidRDefault="00496449" w:rsidP="00496449">
      <w:pPr>
        <w:pStyle w:val="0-NDUNG"/>
      </w:pPr>
      <w:r>
        <w:fldChar w:fldCharType="end"/>
      </w:r>
    </w:p>
    <w:p w14:paraId="53A1FDC0" w14:textId="5631A4F1" w:rsidR="00496449" w:rsidRPr="00496449" w:rsidRDefault="00496449" w:rsidP="00BB7E6E">
      <w:pPr>
        <w:pStyle w:val="Title"/>
      </w:pPr>
      <w:r>
        <w:br w:type="page"/>
      </w:r>
      <w:bookmarkStart w:id="8" w:name="_Toc200307229"/>
      <w:bookmarkStart w:id="9" w:name="_Toc200307085"/>
      <w:r w:rsidR="00BE4834">
        <w:lastRenderedPageBreak/>
        <w:t xml:space="preserve">DANH </w:t>
      </w:r>
      <w:r w:rsidR="000264D3">
        <w:t>SÁCH</w:t>
      </w:r>
      <w:r w:rsidR="00BE4834">
        <w:t xml:space="preserve"> HÌNH VẼ</w:t>
      </w:r>
      <w:bookmarkEnd w:id="8"/>
      <w:bookmarkEnd w:id="9"/>
    </w:p>
    <w:bookmarkStart w:id="10" w:name="_Hlk90364602"/>
    <w:p w14:paraId="089085E5" w14:textId="77777777" w:rsidR="004935B8" w:rsidRDefault="00496449" w:rsidP="00573B0D">
      <w:pPr>
        <w:pStyle w:val="0-NDUNG"/>
      </w:pPr>
      <w:r>
        <w:fldChar w:fldCharType="begin"/>
      </w:r>
      <w:r>
        <w:instrText xml:space="preserve"> TOC \h \z \t "4-HINH" \c </w:instrText>
      </w:r>
      <w:r>
        <w:fldChar w:fldCharType="separate"/>
      </w:r>
      <w:r w:rsidR="00BE4834">
        <w:rPr>
          <w:noProof/>
        </w:rPr>
        <w:t>No table of figures entries found.</w:t>
      </w:r>
      <w:r>
        <w:fldChar w:fldCharType="end"/>
      </w:r>
      <w:bookmarkEnd w:id="10"/>
    </w:p>
    <w:p w14:paraId="2B6D5F2F" w14:textId="17903DE4" w:rsidR="0015715A" w:rsidRDefault="0015715A" w:rsidP="00573B0D">
      <w:pPr>
        <w:pStyle w:val="0-NDUNG"/>
        <w:rPr>
          <w:highlight w:val="lightGray"/>
        </w:rPr>
      </w:pPr>
    </w:p>
    <w:p w14:paraId="13A309B4" w14:textId="70B808DE" w:rsidR="00285A3B" w:rsidRDefault="00285A3B" w:rsidP="00573B0D">
      <w:pPr>
        <w:pStyle w:val="0-NDUNG"/>
        <w:rPr>
          <w:highlight w:val="lightGray"/>
        </w:rPr>
      </w:pPr>
    </w:p>
    <w:p w14:paraId="5F391B9E" w14:textId="2CE556B0" w:rsidR="00285A3B" w:rsidRDefault="00285A3B" w:rsidP="00573B0D">
      <w:pPr>
        <w:pStyle w:val="0-NDUNG"/>
        <w:rPr>
          <w:highlight w:val="lightGray"/>
        </w:rPr>
      </w:pPr>
    </w:p>
    <w:p w14:paraId="753B730E" w14:textId="04B9C71E" w:rsidR="00285A3B" w:rsidRDefault="00285A3B" w:rsidP="00573B0D">
      <w:pPr>
        <w:pStyle w:val="0-NDUNG"/>
        <w:rPr>
          <w:highlight w:val="lightGray"/>
        </w:rPr>
      </w:pPr>
    </w:p>
    <w:p w14:paraId="66187415" w14:textId="532A2D95" w:rsidR="00285A3B" w:rsidRDefault="00285A3B" w:rsidP="00573B0D">
      <w:pPr>
        <w:pStyle w:val="0-NDUNG"/>
        <w:rPr>
          <w:highlight w:val="lightGray"/>
        </w:rPr>
      </w:pPr>
    </w:p>
    <w:p w14:paraId="142392CF" w14:textId="33C3D555" w:rsidR="00285A3B" w:rsidRDefault="00285A3B" w:rsidP="00573B0D">
      <w:pPr>
        <w:pStyle w:val="0-NDUNG"/>
        <w:rPr>
          <w:highlight w:val="lightGray"/>
        </w:rPr>
      </w:pPr>
    </w:p>
    <w:p w14:paraId="7ADBF850" w14:textId="63D21E7B" w:rsidR="00285A3B" w:rsidRDefault="00285A3B" w:rsidP="00573B0D">
      <w:pPr>
        <w:pStyle w:val="0-NDUNG"/>
        <w:rPr>
          <w:highlight w:val="lightGray"/>
        </w:rPr>
      </w:pPr>
    </w:p>
    <w:p w14:paraId="0EE8339F" w14:textId="7D11138E" w:rsidR="00285A3B" w:rsidRDefault="00285A3B" w:rsidP="00573B0D">
      <w:pPr>
        <w:pStyle w:val="0-NDUNG"/>
        <w:rPr>
          <w:highlight w:val="lightGray"/>
        </w:rPr>
      </w:pPr>
    </w:p>
    <w:p w14:paraId="132822A7" w14:textId="05C62216" w:rsidR="00285A3B" w:rsidRDefault="00285A3B" w:rsidP="00573B0D">
      <w:pPr>
        <w:pStyle w:val="0-NDUNG"/>
        <w:rPr>
          <w:highlight w:val="lightGray"/>
        </w:rPr>
      </w:pPr>
    </w:p>
    <w:p w14:paraId="1D164910" w14:textId="7AFD9E96" w:rsidR="00285A3B" w:rsidRDefault="00285A3B" w:rsidP="00573B0D">
      <w:pPr>
        <w:pStyle w:val="0-NDUNG"/>
        <w:rPr>
          <w:highlight w:val="lightGray"/>
        </w:rPr>
      </w:pPr>
    </w:p>
    <w:p w14:paraId="6EB9CE09" w14:textId="69221EB0" w:rsidR="00285A3B" w:rsidRDefault="00285A3B" w:rsidP="00573B0D">
      <w:pPr>
        <w:pStyle w:val="0-NDUNG"/>
        <w:rPr>
          <w:highlight w:val="lightGray"/>
        </w:rPr>
      </w:pPr>
    </w:p>
    <w:p w14:paraId="5D0023AC" w14:textId="6965603D" w:rsidR="00285A3B" w:rsidRDefault="00285A3B" w:rsidP="00573B0D">
      <w:pPr>
        <w:pStyle w:val="0-NDUNG"/>
        <w:rPr>
          <w:highlight w:val="lightGray"/>
        </w:rPr>
      </w:pPr>
    </w:p>
    <w:p w14:paraId="7129ED6F" w14:textId="70869D07" w:rsidR="00285A3B" w:rsidRDefault="00285A3B" w:rsidP="00573B0D">
      <w:pPr>
        <w:pStyle w:val="0-NDUNG"/>
        <w:rPr>
          <w:highlight w:val="lightGray"/>
        </w:rPr>
      </w:pPr>
    </w:p>
    <w:p w14:paraId="77431059" w14:textId="62D71B71" w:rsidR="00285A3B" w:rsidRDefault="00285A3B" w:rsidP="00573B0D">
      <w:pPr>
        <w:pStyle w:val="0-NDUNG"/>
        <w:rPr>
          <w:highlight w:val="lightGray"/>
        </w:rPr>
      </w:pPr>
    </w:p>
    <w:p w14:paraId="7144BAA7" w14:textId="74B99B7D" w:rsidR="00285A3B" w:rsidRDefault="00285A3B" w:rsidP="00573B0D">
      <w:pPr>
        <w:pStyle w:val="0-NDUNG"/>
        <w:rPr>
          <w:highlight w:val="lightGray"/>
        </w:rPr>
      </w:pPr>
    </w:p>
    <w:p w14:paraId="0F8F104F" w14:textId="7E7170F3" w:rsidR="00285A3B" w:rsidRDefault="00285A3B" w:rsidP="00573B0D">
      <w:pPr>
        <w:pStyle w:val="0-NDUNG"/>
        <w:rPr>
          <w:highlight w:val="lightGray"/>
        </w:rPr>
      </w:pPr>
    </w:p>
    <w:p w14:paraId="61071AB4" w14:textId="6898521D" w:rsidR="00285A3B" w:rsidRDefault="00285A3B" w:rsidP="00573B0D">
      <w:pPr>
        <w:pStyle w:val="0-NDUNG"/>
        <w:rPr>
          <w:highlight w:val="lightGray"/>
        </w:rPr>
      </w:pPr>
    </w:p>
    <w:p w14:paraId="369323DD" w14:textId="45D39C64" w:rsidR="00285A3B" w:rsidRDefault="00285A3B" w:rsidP="00573B0D">
      <w:pPr>
        <w:pStyle w:val="0-NDUNG"/>
        <w:rPr>
          <w:highlight w:val="lightGray"/>
        </w:rPr>
      </w:pPr>
    </w:p>
    <w:p w14:paraId="622390A0" w14:textId="09704456" w:rsidR="00285A3B" w:rsidRDefault="00285A3B" w:rsidP="00573B0D">
      <w:pPr>
        <w:pStyle w:val="0-NDUNG"/>
        <w:rPr>
          <w:highlight w:val="lightGray"/>
        </w:rPr>
      </w:pPr>
    </w:p>
    <w:p w14:paraId="32FA5489" w14:textId="4889D593" w:rsidR="00285A3B" w:rsidRDefault="00285A3B" w:rsidP="00573B0D">
      <w:pPr>
        <w:pStyle w:val="0-NDUNG"/>
        <w:rPr>
          <w:highlight w:val="lightGray"/>
        </w:rPr>
      </w:pPr>
    </w:p>
    <w:p w14:paraId="6AD33F04" w14:textId="45257BC2" w:rsidR="00285A3B" w:rsidRDefault="00285A3B" w:rsidP="00573B0D">
      <w:pPr>
        <w:pStyle w:val="0-NDUNG"/>
        <w:rPr>
          <w:highlight w:val="lightGray"/>
        </w:rPr>
      </w:pPr>
    </w:p>
    <w:p w14:paraId="4A098C54" w14:textId="6B595DF6" w:rsidR="00285A3B" w:rsidRDefault="00285A3B" w:rsidP="00573B0D">
      <w:pPr>
        <w:pStyle w:val="0-NDUNG"/>
        <w:rPr>
          <w:highlight w:val="lightGray"/>
        </w:rPr>
      </w:pPr>
    </w:p>
    <w:p w14:paraId="5E769256" w14:textId="05D8E3B5" w:rsidR="00285A3B" w:rsidRDefault="00285A3B" w:rsidP="00573B0D">
      <w:pPr>
        <w:pStyle w:val="0-NDUNG"/>
        <w:rPr>
          <w:highlight w:val="lightGray"/>
        </w:rPr>
      </w:pPr>
    </w:p>
    <w:p w14:paraId="48D195CF" w14:textId="77777777" w:rsidR="000264D3" w:rsidRPr="00C1300A" w:rsidRDefault="000264D3" w:rsidP="00BC5B0F">
      <w:pPr>
        <w:ind w:firstLine="0"/>
      </w:pPr>
    </w:p>
    <w:p w14:paraId="1D87A38F" w14:textId="4034BB5C" w:rsidR="00285A3B" w:rsidRDefault="00285A3B" w:rsidP="00285A3B">
      <w:pPr>
        <w:pStyle w:val="Title"/>
      </w:pPr>
      <w:bookmarkStart w:id="11" w:name="_Toc200307230"/>
      <w:bookmarkStart w:id="12" w:name="_Toc200307086"/>
      <w:r w:rsidRPr="00285A3B">
        <w:lastRenderedPageBreak/>
        <w:t xml:space="preserve">DANH </w:t>
      </w:r>
      <w:r w:rsidR="000264D3">
        <w:t>SÁCH</w:t>
      </w:r>
      <w:r w:rsidRPr="00285A3B">
        <w:t xml:space="preserve"> BẢNG BIỂU</w:t>
      </w:r>
      <w:bookmarkEnd w:id="11"/>
      <w:bookmarkEnd w:id="12"/>
    </w:p>
    <w:p w14:paraId="1DD9D978" w14:textId="31E0F116" w:rsidR="00285A3B" w:rsidRDefault="00285A3B" w:rsidP="00285A3B">
      <w:r>
        <w:fldChar w:fldCharType="begin"/>
      </w:r>
      <w:r>
        <w:instrText>TOC \h \z \t "4-HINH" \c</w:instrText>
      </w:r>
      <w:r>
        <w:fldChar w:fldCharType="separate"/>
      </w:r>
      <w:r>
        <w:rPr>
          <w:noProof/>
        </w:rPr>
        <w:t>No table of table entries found.</w:t>
      </w:r>
      <w:r>
        <w:fldChar w:fldCharType="end"/>
      </w:r>
    </w:p>
    <w:p w14:paraId="729EF1EE" w14:textId="02C1FD09" w:rsidR="000264D3" w:rsidRPr="00285A3B" w:rsidRDefault="000264D3" w:rsidP="000264D3"/>
    <w:p w14:paraId="274D32C8" w14:textId="77777777" w:rsidR="000264D3" w:rsidRPr="00C1300A" w:rsidRDefault="000264D3" w:rsidP="00C1300A">
      <w:pPr>
        <w:ind w:left="567" w:firstLine="0"/>
      </w:pPr>
      <w:r>
        <w:rPr>
          <w:highlight w:val="lightGray"/>
        </w:rPr>
        <w:br w:type="page"/>
      </w:r>
    </w:p>
    <w:p w14:paraId="42555372" w14:textId="7B077553" w:rsidR="000264D3" w:rsidRPr="000264D3" w:rsidRDefault="000264D3" w:rsidP="000264D3">
      <w:pPr>
        <w:pStyle w:val="Title"/>
      </w:pPr>
      <w:bookmarkStart w:id="13" w:name="_Toc200307231"/>
      <w:bookmarkStart w:id="14" w:name="_Toc200307087"/>
      <w:r w:rsidRPr="000264D3">
        <w:lastRenderedPageBreak/>
        <w:t>DANH SÁCH CÁC TỪ VIẾT TẮT</w:t>
      </w:r>
      <w:bookmarkEnd w:id="13"/>
      <w:bookmarkEnd w:id="14"/>
    </w:p>
    <w:p w14:paraId="38338E42" w14:textId="2CE544E8" w:rsidR="000264D3" w:rsidRDefault="000264D3" w:rsidP="000264D3">
      <w:r>
        <w:rPr>
          <w:noProof/>
        </w:rPr>
        <w:fldChar w:fldCharType="begin"/>
      </w:r>
      <w:r>
        <w:rPr>
          <w:noProof/>
        </w:rPr>
        <w:instrText xml:space="preserve"> TOC \h \z \t "4-HINH" \c </w:instrText>
      </w:r>
      <w:r>
        <w:rPr>
          <w:noProof/>
        </w:rPr>
        <w:fldChar w:fldCharType="separate"/>
      </w:r>
      <w:r>
        <w:rPr>
          <w:noProof/>
        </w:rPr>
        <w:t>No table of abbreviation entries found.</w:t>
      </w:r>
      <w:r>
        <w:rPr>
          <w:noProof/>
        </w:rPr>
        <w:fldChar w:fldCharType="end"/>
      </w:r>
      <w:r w:rsidR="004935B8">
        <w:rPr>
          <w:highlight w:val="lightGray"/>
        </w:rPr>
        <w:br w:type="page"/>
      </w:r>
    </w:p>
    <w:p w14:paraId="7554DAE4" w14:textId="7888616D" w:rsidR="000264D3" w:rsidRDefault="000264D3" w:rsidP="000264D3">
      <w:pPr>
        <w:pStyle w:val="Title"/>
      </w:pPr>
      <w:bookmarkStart w:id="15" w:name="_Toc200307232"/>
      <w:bookmarkStart w:id="16" w:name="_Toc200307088"/>
      <w:r>
        <w:lastRenderedPageBreak/>
        <w:t>MỞ ĐẦU (GIỚI THIỆU ĐỀ TÀI)</w:t>
      </w:r>
      <w:bookmarkEnd w:id="15"/>
      <w:bookmarkEnd w:id="16"/>
    </w:p>
    <w:p w14:paraId="72914455" w14:textId="77777777" w:rsidR="000264D3" w:rsidRDefault="000264D3" w:rsidP="000264D3">
      <w:pPr>
        <w:ind w:firstLine="0"/>
      </w:pPr>
    </w:p>
    <w:p w14:paraId="6C594299" w14:textId="77777777" w:rsidR="000264D3" w:rsidRDefault="000264D3" w:rsidP="000264D3">
      <w:pPr>
        <w:ind w:firstLine="0"/>
      </w:pPr>
    </w:p>
    <w:p w14:paraId="7F8E7A49" w14:textId="77777777" w:rsidR="000264D3" w:rsidRDefault="000264D3" w:rsidP="000264D3">
      <w:pPr>
        <w:ind w:firstLine="0"/>
      </w:pPr>
    </w:p>
    <w:p w14:paraId="5AAA44B6" w14:textId="77777777" w:rsidR="000264D3" w:rsidRDefault="000264D3" w:rsidP="000264D3">
      <w:pPr>
        <w:ind w:firstLine="0"/>
      </w:pPr>
    </w:p>
    <w:p w14:paraId="111C2352" w14:textId="77777777" w:rsidR="000264D3" w:rsidRDefault="000264D3" w:rsidP="000264D3">
      <w:pPr>
        <w:ind w:firstLine="0"/>
      </w:pPr>
    </w:p>
    <w:p w14:paraId="7B793CEE" w14:textId="77777777" w:rsidR="000264D3" w:rsidRDefault="000264D3" w:rsidP="000264D3">
      <w:pPr>
        <w:ind w:firstLine="0"/>
      </w:pPr>
    </w:p>
    <w:p w14:paraId="6D669FAC" w14:textId="77777777" w:rsidR="000264D3" w:rsidRDefault="000264D3" w:rsidP="000264D3">
      <w:pPr>
        <w:ind w:firstLine="0"/>
      </w:pPr>
    </w:p>
    <w:p w14:paraId="03A2762C" w14:textId="77777777" w:rsidR="000264D3" w:rsidRDefault="000264D3" w:rsidP="000264D3">
      <w:pPr>
        <w:ind w:firstLine="0"/>
      </w:pPr>
    </w:p>
    <w:p w14:paraId="227116BE" w14:textId="77777777" w:rsidR="000264D3" w:rsidRDefault="000264D3" w:rsidP="000264D3">
      <w:pPr>
        <w:ind w:firstLine="0"/>
      </w:pPr>
    </w:p>
    <w:p w14:paraId="093A8FF1" w14:textId="77777777" w:rsidR="000264D3" w:rsidRDefault="000264D3" w:rsidP="000264D3">
      <w:pPr>
        <w:ind w:firstLine="0"/>
      </w:pPr>
    </w:p>
    <w:p w14:paraId="65743CB0" w14:textId="77777777" w:rsidR="000264D3" w:rsidRDefault="000264D3" w:rsidP="000264D3">
      <w:pPr>
        <w:ind w:firstLine="0"/>
      </w:pPr>
    </w:p>
    <w:p w14:paraId="0B662751" w14:textId="77777777" w:rsidR="000264D3" w:rsidRDefault="000264D3" w:rsidP="000264D3">
      <w:pPr>
        <w:ind w:firstLine="0"/>
      </w:pPr>
    </w:p>
    <w:p w14:paraId="1A5D6811" w14:textId="77777777" w:rsidR="000264D3" w:rsidRDefault="000264D3" w:rsidP="000264D3">
      <w:pPr>
        <w:ind w:firstLine="0"/>
      </w:pPr>
    </w:p>
    <w:p w14:paraId="7578B435" w14:textId="77777777" w:rsidR="000264D3" w:rsidRDefault="000264D3" w:rsidP="000264D3">
      <w:pPr>
        <w:ind w:firstLine="0"/>
      </w:pPr>
    </w:p>
    <w:p w14:paraId="2ED381BD" w14:textId="77777777" w:rsidR="000264D3" w:rsidRDefault="000264D3" w:rsidP="000264D3">
      <w:pPr>
        <w:ind w:firstLine="0"/>
      </w:pPr>
    </w:p>
    <w:p w14:paraId="3AA31672" w14:textId="77777777" w:rsidR="000264D3" w:rsidRDefault="000264D3" w:rsidP="000264D3">
      <w:pPr>
        <w:ind w:firstLine="0"/>
      </w:pPr>
    </w:p>
    <w:p w14:paraId="413F24D9" w14:textId="77777777" w:rsidR="000264D3" w:rsidRDefault="000264D3" w:rsidP="000264D3">
      <w:pPr>
        <w:ind w:firstLine="0"/>
      </w:pPr>
    </w:p>
    <w:p w14:paraId="6CDF2995" w14:textId="77777777" w:rsidR="000264D3" w:rsidRDefault="000264D3" w:rsidP="000264D3">
      <w:pPr>
        <w:ind w:firstLine="0"/>
      </w:pPr>
    </w:p>
    <w:p w14:paraId="06765F90" w14:textId="77777777" w:rsidR="000264D3" w:rsidRDefault="000264D3" w:rsidP="000264D3">
      <w:pPr>
        <w:ind w:firstLine="0"/>
      </w:pPr>
    </w:p>
    <w:p w14:paraId="6761805A" w14:textId="77777777" w:rsidR="000264D3" w:rsidRDefault="000264D3" w:rsidP="000264D3">
      <w:pPr>
        <w:ind w:firstLine="0"/>
      </w:pPr>
    </w:p>
    <w:p w14:paraId="0638D847" w14:textId="77777777" w:rsidR="000264D3" w:rsidRDefault="000264D3" w:rsidP="000264D3">
      <w:pPr>
        <w:ind w:firstLine="0"/>
      </w:pPr>
    </w:p>
    <w:p w14:paraId="6C27F524" w14:textId="77777777" w:rsidR="000264D3" w:rsidRDefault="000264D3" w:rsidP="000264D3">
      <w:pPr>
        <w:ind w:firstLine="0"/>
      </w:pPr>
    </w:p>
    <w:p w14:paraId="5F332A4A" w14:textId="77777777" w:rsidR="000264D3" w:rsidRDefault="000264D3" w:rsidP="000264D3">
      <w:pPr>
        <w:ind w:firstLine="0"/>
      </w:pPr>
    </w:p>
    <w:p w14:paraId="5B60D81C" w14:textId="77777777" w:rsidR="000264D3" w:rsidRDefault="000264D3" w:rsidP="000264D3">
      <w:pPr>
        <w:ind w:firstLine="0"/>
      </w:pPr>
    </w:p>
    <w:p w14:paraId="6267EC24" w14:textId="77777777" w:rsidR="000264D3" w:rsidRDefault="000264D3" w:rsidP="000264D3">
      <w:pPr>
        <w:ind w:firstLine="0"/>
      </w:pPr>
    </w:p>
    <w:p w14:paraId="3C2E3D9D" w14:textId="77777777" w:rsidR="000264D3" w:rsidRDefault="000264D3" w:rsidP="000264D3">
      <w:pPr>
        <w:ind w:firstLine="0"/>
      </w:pPr>
    </w:p>
    <w:p w14:paraId="43C58A81" w14:textId="77777777" w:rsidR="000264D3" w:rsidRDefault="000264D3" w:rsidP="000264D3">
      <w:pPr>
        <w:ind w:firstLine="0"/>
      </w:pPr>
    </w:p>
    <w:p w14:paraId="3FD2F91F" w14:textId="77777777" w:rsidR="000264D3" w:rsidRDefault="000264D3" w:rsidP="000264D3">
      <w:pPr>
        <w:ind w:firstLine="0"/>
      </w:pPr>
    </w:p>
    <w:p w14:paraId="1D6F9741" w14:textId="77777777" w:rsidR="00BE4834" w:rsidRDefault="00BE4834" w:rsidP="000264D3">
      <w:pPr>
        <w:ind w:firstLine="0"/>
        <w:rPr>
          <w:rStyle w:val="apple-converted-space"/>
        </w:rPr>
      </w:pPr>
    </w:p>
    <w:p w14:paraId="5D0A49B1" w14:textId="68153D41" w:rsidR="00024CAC" w:rsidRDefault="000264D3" w:rsidP="000264D3">
      <w:pPr>
        <w:pStyle w:val="Heading1"/>
        <w:numPr>
          <w:ilvl w:val="0"/>
          <w:numId w:val="0"/>
        </w:numPr>
        <w:rPr>
          <w:rStyle w:val="apple-converted-space"/>
        </w:rPr>
      </w:pPr>
      <w:bookmarkStart w:id="17" w:name="_Toc200307233"/>
      <w:bookmarkStart w:id="18" w:name="_Toc200307089"/>
      <w:r>
        <w:rPr>
          <w:rStyle w:val="apple-converted-space"/>
        </w:rPr>
        <w:lastRenderedPageBreak/>
        <w:t xml:space="preserve">CHƯƠNG 1. </w:t>
      </w:r>
      <w:r w:rsidR="00285A3B">
        <w:rPr>
          <w:rStyle w:val="apple-converted-space"/>
        </w:rPr>
        <w:t>CƠ SỞ LÝ THUYẾT</w:t>
      </w:r>
      <w:bookmarkEnd w:id="17"/>
      <w:bookmarkEnd w:id="18"/>
    </w:p>
    <w:p w14:paraId="39FF23D2" w14:textId="1C4D3B3E" w:rsidR="008B24FA" w:rsidRDefault="002E6AE1" w:rsidP="002E6AE1">
      <w:pPr>
        <w:pStyle w:val="Heading2"/>
      </w:pPr>
      <w:bookmarkStart w:id="19" w:name="_Toc200307090"/>
      <w:r>
        <w:t>…</w:t>
      </w:r>
      <w:bookmarkEnd w:id="19"/>
    </w:p>
    <w:p w14:paraId="7B1B0633" w14:textId="5C9225BF" w:rsidR="002E6AE1" w:rsidRPr="002E6AE1" w:rsidRDefault="002E6AE1" w:rsidP="002E6AE1">
      <w:pPr>
        <w:pStyle w:val="Heading2"/>
      </w:pPr>
      <w:bookmarkStart w:id="20" w:name="_Toc200307091"/>
      <w:r>
        <w:t>…</w:t>
      </w:r>
      <w:bookmarkEnd w:id="20"/>
    </w:p>
    <w:p w14:paraId="7FE8370D" w14:textId="125BD249" w:rsidR="00353495" w:rsidRPr="0015691C" w:rsidRDefault="000264D3" w:rsidP="000264D3">
      <w:pPr>
        <w:pStyle w:val="Heading1"/>
        <w:numPr>
          <w:ilvl w:val="0"/>
          <w:numId w:val="0"/>
        </w:numPr>
        <w:ind w:left="432" w:hanging="432"/>
        <w:rPr>
          <w:lang w:val="vi-VN"/>
        </w:rPr>
      </w:pPr>
      <w:bookmarkStart w:id="21" w:name="_Toc200307234"/>
      <w:bookmarkStart w:id="22" w:name="_Toc200307092"/>
      <w:r w:rsidRPr="0015691C">
        <w:rPr>
          <w:rStyle w:val="apple-converted-space"/>
          <w:lang w:val="vi-VN"/>
        </w:rPr>
        <w:t>CHƯƠNG 2. PHÂN TÍCH THIẾT KẾ</w:t>
      </w:r>
      <w:r w:rsidR="00C1300A" w:rsidRPr="0015691C">
        <w:rPr>
          <w:rStyle w:val="apple-converted-space"/>
          <w:lang w:val="vi-VN"/>
        </w:rPr>
        <w:t xml:space="preserve"> HỆ THỐNG</w:t>
      </w:r>
      <w:bookmarkEnd w:id="21"/>
      <w:bookmarkEnd w:id="22"/>
    </w:p>
    <w:p w14:paraId="61BB96F6" w14:textId="77777777" w:rsidR="000264D3" w:rsidRPr="000264D3" w:rsidRDefault="000264D3" w:rsidP="006325C3">
      <w:pPr>
        <w:pStyle w:val="ListParagraph"/>
        <w:keepNext/>
        <w:numPr>
          <w:ilvl w:val="0"/>
          <w:numId w:val="4"/>
        </w:numPr>
        <w:spacing w:before="240" w:after="60"/>
        <w:outlineLvl w:val="0"/>
        <w:rPr>
          <w:rFonts w:cs="Arial"/>
          <w:b/>
          <w:bCs/>
          <w:vanish/>
          <w:kern w:val="32"/>
          <w:sz w:val="28"/>
          <w:szCs w:val="32"/>
        </w:rPr>
      </w:pPr>
    </w:p>
    <w:p w14:paraId="4DD3F83D" w14:textId="2EA2A499" w:rsidR="00DE7B6F" w:rsidRDefault="00BE4F96" w:rsidP="00BE4F96">
      <w:pPr>
        <w:pStyle w:val="Heading2"/>
      </w:pPr>
      <w:bookmarkStart w:id="23" w:name="_Toc200307093"/>
      <w:r>
        <w:t>…</w:t>
      </w:r>
      <w:bookmarkEnd w:id="23"/>
    </w:p>
    <w:p w14:paraId="4EBE65D6" w14:textId="5E6F5205" w:rsidR="00BE4F96" w:rsidRPr="00BE4F96" w:rsidRDefault="00BE4F96" w:rsidP="00BE4F96">
      <w:pPr>
        <w:pStyle w:val="Heading2"/>
      </w:pPr>
      <w:bookmarkStart w:id="24" w:name="_Toc200307094"/>
      <w:r>
        <w:t>…</w:t>
      </w:r>
      <w:bookmarkEnd w:id="24"/>
    </w:p>
    <w:p w14:paraId="6AFE8DB3" w14:textId="1DEA01A5" w:rsidR="00D80329" w:rsidRDefault="00D80329" w:rsidP="00BE4F96">
      <w:pPr>
        <w:tabs>
          <w:tab w:val="left" w:pos="8080"/>
        </w:tabs>
        <w:spacing w:before="0" w:line="240" w:lineRule="auto"/>
        <w:ind w:firstLine="0"/>
        <w:rPr>
          <w:b/>
          <w:sz w:val="24"/>
          <w:szCs w:val="24"/>
        </w:rPr>
      </w:pPr>
    </w:p>
    <w:p w14:paraId="32281BDD" w14:textId="29BBC0A9" w:rsidR="004509C1" w:rsidRPr="00BE4F96" w:rsidRDefault="004509C1" w:rsidP="009E6739">
      <w:pPr>
        <w:tabs>
          <w:tab w:val="left" w:pos="8080"/>
        </w:tabs>
        <w:spacing w:before="0" w:line="240" w:lineRule="auto"/>
        <w:ind w:firstLine="0"/>
        <w:rPr>
          <w:b/>
          <w:sz w:val="24"/>
          <w:szCs w:val="24"/>
          <w:lang w:val="vi-VN"/>
        </w:rPr>
      </w:pPr>
      <w:r w:rsidRPr="00DE7B6F">
        <w:rPr>
          <w:lang w:val="vi-VN"/>
        </w:rPr>
        <w:br w:type="page"/>
      </w:r>
      <w:r w:rsidR="009E6739" w:rsidRPr="00DE7B6F">
        <w:rPr>
          <w:lang w:val="vi-VN"/>
        </w:rPr>
        <w:lastRenderedPageBreak/>
        <w:tab/>
      </w:r>
    </w:p>
    <w:p w14:paraId="7135579C" w14:textId="077C5898" w:rsidR="000A5458" w:rsidRPr="00E37B12" w:rsidRDefault="00C1300A" w:rsidP="004509C1">
      <w:pPr>
        <w:pStyle w:val="Heading1"/>
        <w:numPr>
          <w:ilvl w:val="0"/>
          <w:numId w:val="0"/>
        </w:numPr>
        <w:rPr>
          <w:lang w:val="vi-VN"/>
        </w:rPr>
      </w:pPr>
      <w:bookmarkStart w:id="25" w:name="_Toc200307235"/>
      <w:bookmarkStart w:id="26" w:name="_Toc200307095"/>
      <w:r w:rsidRPr="00E37B12">
        <w:rPr>
          <w:lang w:val="vi-VN"/>
        </w:rPr>
        <w:t>CHƯƠNG 3. TRIỂN KHAI VÀ ĐÁNH GIÁ KẾT QUẢ</w:t>
      </w:r>
      <w:bookmarkEnd w:id="25"/>
      <w:bookmarkEnd w:id="26"/>
    </w:p>
    <w:p w14:paraId="3923BD96" w14:textId="77777777" w:rsidR="00C1300A" w:rsidRPr="00C1300A" w:rsidRDefault="00C1300A" w:rsidP="006325C3">
      <w:pPr>
        <w:pStyle w:val="ListParagraph"/>
        <w:keepNext/>
        <w:numPr>
          <w:ilvl w:val="0"/>
          <w:numId w:val="3"/>
        </w:numPr>
        <w:spacing w:before="240" w:after="60"/>
        <w:outlineLvl w:val="0"/>
        <w:rPr>
          <w:rFonts w:cs="Arial"/>
          <w:b/>
          <w:bCs/>
          <w:vanish/>
          <w:kern w:val="32"/>
          <w:sz w:val="28"/>
          <w:szCs w:val="32"/>
        </w:rPr>
      </w:pPr>
    </w:p>
    <w:p w14:paraId="598F68FE" w14:textId="77777777" w:rsidR="00BE4F96" w:rsidRDefault="00BE4F96" w:rsidP="00BE4F96">
      <w:pPr>
        <w:pStyle w:val="Heading2"/>
      </w:pPr>
      <w:bookmarkStart w:id="27" w:name="_Toc200307096"/>
      <w:r>
        <w:t>…</w:t>
      </w:r>
      <w:bookmarkEnd w:id="27"/>
    </w:p>
    <w:p w14:paraId="35630A59" w14:textId="7E21DDE9" w:rsidR="005B4045" w:rsidRPr="00CC42E4" w:rsidRDefault="00BE4F96" w:rsidP="0025635D">
      <w:pPr>
        <w:pStyle w:val="Heading2"/>
        <w:rPr>
          <w:ins w:id="28" w:author="Microsoft Word" w:date="2025-06-08T20:33:00Z" w16du:dateUtc="2025-06-08T13:33:00Z"/>
        </w:rPr>
      </w:pPr>
      <w:bookmarkStart w:id="29" w:name="_Toc200307097"/>
      <w:bookmarkStart w:id="30" w:name="_Toc200307236"/>
      <w:r>
        <w:t>…</w:t>
      </w:r>
      <w:bookmarkEnd w:id="29"/>
      <w:ins w:id="31" w:author="Microsoft Word" w:date="2025-06-08T20:33:00Z" w16du:dateUtc="2025-06-08T13:33:00Z">
        <w:r w:rsidR="0025635D">
          <w:rPr>
            <w:lang w:val="vi-VN"/>
          </w:rPr>
          <w:t>...</w:t>
        </w:r>
        <w:bookmarkEnd w:id="30"/>
      </w:ins>
    </w:p>
    <w:p w14:paraId="633E86BC" w14:textId="61E31BEB" w:rsidR="00EC3316" w:rsidRPr="00EC3316" w:rsidRDefault="0025635D" w:rsidP="00EC3316">
      <w:pPr>
        <w:pStyle w:val="Heading2"/>
        <w:rPr>
          <w:ins w:id="32" w:author="Microsoft Word" w:date="2025-06-08T20:33:00Z" w16du:dateUtc="2025-06-08T13:33:00Z"/>
        </w:rPr>
      </w:pPr>
      <w:bookmarkStart w:id="33" w:name="_Toc200307237"/>
      <w:ins w:id="34" w:author="Microsoft Word" w:date="2025-06-08T20:33:00Z" w16du:dateUtc="2025-06-08T13:33:00Z">
        <w:r>
          <w:rPr>
            <w:lang w:val="vi-VN"/>
          </w:rPr>
          <w:t>...</w:t>
        </w:r>
        <w:bookmarkEnd w:id="33"/>
      </w:ins>
    </w:p>
    <w:p w14:paraId="4E7A16EF" w14:textId="3544B17E" w:rsidR="004509C1" w:rsidRDefault="004509C1" w:rsidP="00BE4F96">
      <w:pPr>
        <w:pStyle w:val="Heading2"/>
      </w:pPr>
    </w:p>
    <w:p w14:paraId="276151C6" w14:textId="77777777" w:rsidR="00E579F6" w:rsidRDefault="00E579F6" w:rsidP="004509C1">
      <w:pPr>
        <w:pStyle w:val="Heading1"/>
        <w:numPr>
          <w:ilvl w:val="0"/>
          <w:numId w:val="0"/>
        </w:numPr>
      </w:pPr>
      <w:bookmarkStart w:id="35" w:name="_Toc200307238"/>
      <w:bookmarkStart w:id="36" w:name="_Toc200307098"/>
      <w:r>
        <w:t>KẾT LUẬN VÀ HƯỚNG PHÁT TRIỂN</w:t>
      </w:r>
      <w:bookmarkEnd w:id="35"/>
      <w:bookmarkEnd w:id="36"/>
    </w:p>
    <w:p w14:paraId="7BA48BD7" w14:textId="4465954E" w:rsidR="00E579F6" w:rsidRPr="00C1300A" w:rsidRDefault="00243330" w:rsidP="006325C3">
      <w:pPr>
        <w:pStyle w:val="ListParagraph"/>
        <w:numPr>
          <w:ilvl w:val="0"/>
          <w:numId w:val="6"/>
        </w:numPr>
      </w:pPr>
      <w:r>
        <w:t>K</w:t>
      </w:r>
      <w:r w:rsidRPr="00243330">
        <w:t>ết</w:t>
      </w:r>
      <w:r>
        <w:t xml:space="preserve"> lu</w:t>
      </w:r>
      <w:r w:rsidRPr="00243330">
        <w:t>ận</w:t>
      </w:r>
    </w:p>
    <w:p w14:paraId="1151646E" w14:textId="2CEE1342" w:rsidR="00243330" w:rsidRPr="00C1300A" w:rsidRDefault="00243330" w:rsidP="006325C3">
      <w:pPr>
        <w:pStyle w:val="ListParagraph"/>
        <w:numPr>
          <w:ilvl w:val="0"/>
          <w:numId w:val="6"/>
        </w:numPr>
      </w:pPr>
      <w:r>
        <w:t>Hu</w:t>
      </w:r>
      <w:r w:rsidRPr="00243330">
        <w:t>ớng</w:t>
      </w:r>
      <w:r>
        <w:t xml:space="preserve"> ph</w:t>
      </w:r>
      <w:r w:rsidRPr="00243330">
        <w:t>át</w:t>
      </w:r>
      <w:r>
        <w:t xml:space="preserve"> tri</w:t>
      </w:r>
      <w:r w:rsidRPr="00243330">
        <w:t>ển</w:t>
      </w:r>
    </w:p>
    <w:p w14:paraId="7295AF83" w14:textId="77777777" w:rsidR="008A6602" w:rsidRDefault="008A6602" w:rsidP="00BC535B"/>
    <w:p w14:paraId="737B30E5" w14:textId="77777777" w:rsidR="008A6602" w:rsidRDefault="008A6602" w:rsidP="00BB7E6E">
      <w:pPr>
        <w:pStyle w:val="Title"/>
      </w:pPr>
      <w:r>
        <w:br w:type="page"/>
      </w:r>
      <w:bookmarkStart w:id="37" w:name="_Toc200307239"/>
      <w:bookmarkStart w:id="38" w:name="_Toc200307099"/>
      <w:r>
        <w:lastRenderedPageBreak/>
        <w:t>TÀI LIỆU THAM KHẢO</w:t>
      </w:r>
      <w:bookmarkEnd w:id="37"/>
      <w:bookmarkEnd w:id="38"/>
    </w:p>
    <w:p w14:paraId="6BB53CE4" w14:textId="77777777" w:rsidR="003B6818" w:rsidRDefault="003B6818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  <w:bookmarkStart w:id="39" w:name="_Toc200307240"/>
      <w:bookmarkStart w:id="40" w:name="_Toc200307100"/>
      <w:r>
        <w:rPr>
          <w:lang w:val="vi-VN"/>
        </w:rPr>
        <w:t xml:space="preserve">[1] </w:t>
      </w:r>
      <w:r w:rsidRPr="003B6818">
        <w:rPr>
          <w:b w:val="0"/>
          <w:bCs/>
          <w:lang w:val="vi-VN"/>
        </w:rPr>
        <w:t xml:space="preserve">Tên tác giả, Tên tài liệu, Tên nhà xuất bản, năm xuất </w:t>
      </w:r>
      <w:r>
        <w:rPr>
          <w:b w:val="0"/>
          <w:bCs/>
          <w:lang w:val="vi-VN"/>
        </w:rPr>
        <w:t>bản</w:t>
      </w:r>
      <w:bookmarkEnd w:id="39"/>
      <w:bookmarkEnd w:id="40"/>
    </w:p>
    <w:p w14:paraId="22EDDAC9" w14:textId="07BBD86B" w:rsidR="003B6818" w:rsidRDefault="003B6818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  <w:bookmarkStart w:id="41" w:name="_Toc200307241"/>
      <w:bookmarkStart w:id="42" w:name="_Toc200307101"/>
      <w:r>
        <w:rPr>
          <w:lang w:val="vi-VN"/>
        </w:rPr>
        <w:t xml:space="preserve">[2] </w:t>
      </w:r>
      <w:r w:rsidRPr="003B6818">
        <w:rPr>
          <w:b w:val="0"/>
          <w:bCs/>
          <w:lang w:val="vi-VN"/>
        </w:rPr>
        <w:t>Tên chủ sở hữu, Tên bài viết, url, ngày truy cập</w:t>
      </w:r>
      <w:bookmarkEnd w:id="41"/>
      <w:bookmarkEnd w:id="42"/>
    </w:p>
    <w:p w14:paraId="4C6A480D" w14:textId="01E72EAC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CF61C68" w14:textId="28AC83CC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7D48F48F" w14:textId="72DB0EC7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58D2D9CF" w14:textId="2BFABB3C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CEDA8E4" w14:textId="5475003A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2796A343" w14:textId="59021449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3FD11148" w14:textId="5290CC0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7F0E0D9" w14:textId="0EEE9B4F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72C8DB32" w14:textId="1E8E0188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8DD7554" w14:textId="72EAF6D2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3B0BD84A" w14:textId="50756E6A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419C90D" w14:textId="2C42CAD2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96B9EA0" w14:textId="50B12CC7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380FA12A" w14:textId="4AA69E0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750A31BC" w14:textId="2322F169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0E940338" w14:textId="5F4C260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075CAF19" w14:textId="09B5F48D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24738DFB" w14:textId="001A97FA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1744F15E" w14:textId="4AEC68AF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6A78D8FF" w14:textId="39298F5F"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6806FB70" w14:textId="77777777" w:rsidR="00C1300A" w:rsidRPr="00350190" w:rsidRDefault="00C1300A" w:rsidP="00C1300A">
      <w:pPr>
        <w:rPr>
          <w:lang w:val="vi-VN"/>
        </w:rPr>
      </w:pPr>
    </w:p>
    <w:p w14:paraId="0A6DF619" w14:textId="20A7FFA4" w:rsidR="00C1300A" w:rsidRPr="00C1300A" w:rsidRDefault="00C1300A" w:rsidP="00C1300A">
      <w:pPr>
        <w:pStyle w:val="Title"/>
      </w:pPr>
      <w:bookmarkStart w:id="43" w:name="_Toc200307242"/>
      <w:bookmarkStart w:id="44" w:name="_Toc200307102"/>
      <w:r>
        <w:t>PHỤ LỤC</w:t>
      </w:r>
      <w:bookmarkEnd w:id="43"/>
      <w:bookmarkEnd w:id="44"/>
    </w:p>
    <w:sectPr w:rsidR="00C1300A" w:rsidRPr="00C1300A" w:rsidSect="005D39AA">
      <w:headerReference w:type="default" r:id="rId18"/>
      <w:footerReference w:type="default" r:id="rId19"/>
      <w:pgSz w:w="11909" w:h="16834" w:code="9"/>
      <w:pgMar w:top="1138" w:right="1138" w:bottom="1138" w:left="1699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78C4" w14:textId="77777777" w:rsidR="00284726" w:rsidRDefault="00284726">
      <w:r>
        <w:separator/>
      </w:r>
    </w:p>
  </w:endnote>
  <w:endnote w:type="continuationSeparator" w:id="0">
    <w:p w14:paraId="5CA633FC" w14:textId="77777777" w:rsidR="00284726" w:rsidRDefault="0028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58858" w14:textId="77777777" w:rsidR="0059432B" w:rsidRDefault="00594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8CED" w14:textId="77777777" w:rsidR="0059432B" w:rsidRDefault="005943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B25B" w14:textId="77777777" w:rsidR="0059432B" w:rsidRDefault="005943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E5C10" w14:textId="77777777" w:rsidR="0025635D" w:rsidRDefault="004509C1" w:rsidP="00C360C8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>T</w:t>
    </w:r>
    <w:r w:rsidR="00930A04" w:rsidRPr="00930A04">
      <w:t>ê</w:t>
    </w:r>
    <w:r w:rsidR="00930A04">
      <w:t>n sinh vi</w:t>
    </w:r>
    <w:r w:rsidR="00930A04" w:rsidRPr="00930A04">
      <w:t>ê</w:t>
    </w:r>
    <w:r w:rsidR="00930A04">
      <w:t>n</w:t>
    </w:r>
  </w:p>
  <w:p w14:paraId="577DA0FD" w14:textId="564AA921" w:rsidR="005D39AA" w:rsidRDefault="005D39AA" w:rsidP="00C360C8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ab/>
    </w:r>
    <w:r w:rsidR="00547E49">
      <w:tab/>
    </w:r>
    <w:r>
      <w:t xml:space="preserve">Trang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91051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770C" w14:textId="77777777" w:rsidR="00284726" w:rsidRDefault="00284726">
      <w:r>
        <w:separator/>
      </w:r>
    </w:p>
  </w:footnote>
  <w:footnote w:type="continuationSeparator" w:id="0">
    <w:p w14:paraId="3C939DEF" w14:textId="77777777" w:rsidR="00284726" w:rsidRDefault="00284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17A5" w14:textId="77777777" w:rsidR="0059432B" w:rsidRDefault="00594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87E85" w14:textId="77777777" w:rsidR="0059432B" w:rsidRDefault="005943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5AA1" w14:textId="77777777" w:rsidR="0059432B" w:rsidRDefault="005943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24A4" w14:textId="7B886591" w:rsidR="005D39AA" w:rsidRPr="001831F9" w:rsidRDefault="00391051" w:rsidP="00BB7E6E">
    <w:pPr>
      <w:pStyle w:val="Header"/>
      <w:pBdr>
        <w:bottom w:val="single" w:sz="24" w:space="1" w:color="auto"/>
      </w:pBdr>
      <w:tabs>
        <w:tab w:val="clear" w:pos="8640"/>
        <w:tab w:val="right" w:pos="9000"/>
      </w:tabs>
      <w:ind w:firstLine="0"/>
      <w:rPr>
        <w:lang w:val="vi-VN"/>
      </w:rPr>
    </w:pPr>
    <w:r>
      <w:t>PBL</w:t>
    </w:r>
    <w:r w:rsidR="000327C3">
      <w:t>6</w:t>
    </w:r>
    <w:r>
      <w:t xml:space="preserve">: DỰ ÁN </w:t>
    </w:r>
    <w:r w:rsidR="000327C3">
      <w:t>CHUYÊN NGÀNH AN TOÀN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CCD"/>
    <w:multiLevelType w:val="multilevel"/>
    <w:tmpl w:val="C07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76A"/>
    <w:multiLevelType w:val="multilevel"/>
    <w:tmpl w:val="D16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F3B"/>
    <w:multiLevelType w:val="hybridMultilevel"/>
    <w:tmpl w:val="D68AF9A0"/>
    <w:lvl w:ilvl="0" w:tplc="6AF84D0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41810"/>
    <w:multiLevelType w:val="multilevel"/>
    <w:tmpl w:val="88C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5E3"/>
    <w:multiLevelType w:val="multilevel"/>
    <w:tmpl w:val="0FD6030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12212"/>
    <w:multiLevelType w:val="multilevel"/>
    <w:tmpl w:val="0B02AD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85FF8"/>
    <w:multiLevelType w:val="multilevel"/>
    <w:tmpl w:val="B6B492E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30261"/>
    <w:multiLevelType w:val="hybridMultilevel"/>
    <w:tmpl w:val="15640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80C18"/>
    <w:multiLevelType w:val="multilevel"/>
    <w:tmpl w:val="F2ECD52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84C83"/>
    <w:multiLevelType w:val="hybridMultilevel"/>
    <w:tmpl w:val="5B0078CA"/>
    <w:lvl w:ilvl="0" w:tplc="08E207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5301F"/>
    <w:multiLevelType w:val="multilevel"/>
    <w:tmpl w:val="792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01673"/>
    <w:multiLevelType w:val="multilevel"/>
    <w:tmpl w:val="DE1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01206"/>
    <w:multiLevelType w:val="multilevel"/>
    <w:tmpl w:val="E4D43F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22409"/>
    <w:multiLevelType w:val="multilevel"/>
    <w:tmpl w:val="63B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431D4"/>
    <w:multiLevelType w:val="multilevel"/>
    <w:tmpl w:val="AFA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821CB"/>
    <w:multiLevelType w:val="multilevel"/>
    <w:tmpl w:val="4E0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C538A"/>
    <w:multiLevelType w:val="multilevel"/>
    <w:tmpl w:val="98464B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F5BA6"/>
    <w:multiLevelType w:val="multilevel"/>
    <w:tmpl w:val="54B03C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27DDA"/>
    <w:multiLevelType w:val="multilevel"/>
    <w:tmpl w:val="1BC236A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9E577D8"/>
    <w:multiLevelType w:val="multilevel"/>
    <w:tmpl w:val="BE5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A51BD"/>
    <w:multiLevelType w:val="multilevel"/>
    <w:tmpl w:val="383E12B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16F96"/>
    <w:multiLevelType w:val="hybridMultilevel"/>
    <w:tmpl w:val="C85CEFF6"/>
    <w:lvl w:ilvl="0" w:tplc="6576D86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E07A57E4">
      <w:start w:val="1"/>
      <w:numFmt w:val="bullet"/>
      <w:lvlText w:val="+"/>
      <w:lvlJc w:val="left"/>
      <w:pPr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6281442D"/>
    <w:multiLevelType w:val="multilevel"/>
    <w:tmpl w:val="87C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142BC"/>
    <w:multiLevelType w:val="multilevel"/>
    <w:tmpl w:val="B1D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E4623"/>
    <w:multiLevelType w:val="hybridMultilevel"/>
    <w:tmpl w:val="54BAF038"/>
    <w:lvl w:ilvl="0" w:tplc="7FD202EC">
      <w:start w:val="1"/>
      <w:numFmt w:val="bullet"/>
      <w:pStyle w:val="5-bulet"/>
      <w:lvlText w:val=""/>
      <w:lvlJc w:val="left"/>
      <w:pPr>
        <w:tabs>
          <w:tab w:val="num" w:pos="792"/>
        </w:tabs>
        <w:ind w:left="1152" w:hanging="360"/>
      </w:pPr>
      <w:rPr>
        <w:rFonts w:ascii="Wingdings" w:hAnsi="Wingdings" w:hint="default"/>
        <w:color w:val="FF9900"/>
      </w:rPr>
    </w:lvl>
    <w:lvl w:ilvl="1" w:tplc="1938EA1A">
      <w:start w:val="1"/>
      <w:numFmt w:val="decimal"/>
      <w:lvlText w:val="[%2]"/>
      <w:lvlJc w:val="center"/>
      <w:pPr>
        <w:tabs>
          <w:tab w:val="num" w:pos="1512"/>
        </w:tabs>
        <w:ind w:left="1512" w:hanging="43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7835BB"/>
    <w:multiLevelType w:val="multilevel"/>
    <w:tmpl w:val="24E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178DB"/>
    <w:multiLevelType w:val="multilevel"/>
    <w:tmpl w:val="621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C5D09"/>
    <w:multiLevelType w:val="multilevel"/>
    <w:tmpl w:val="69429C2C"/>
    <w:lvl w:ilvl="0">
      <w:start w:val="1"/>
      <w:numFmt w:val="upperRoman"/>
      <w:pStyle w:val="1-phan"/>
      <w:suff w:val="space"/>
      <w:lvlText w:val="%1."/>
      <w:lvlJc w:val="left"/>
      <w:pPr>
        <w:ind w:left="720" w:hanging="720"/>
      </w:pPr>
      <w:rPr>
        <w:rFonts w:ascii="Times New Roman" w:hAnsi="Times New Roman" w:hint="default"/>
        <w:b/>
        <w:i w:val="0"/>
        <w:sz w:val="32"/>
        <w:szCs w:val="32"/>
        <w:u w:val="none"/>
      </w:rPr>
    </w:lvl>
    <w:lvl w:ilvl="1">
      <w:start w:val="1"/>
      <w:numFmt w:val="decimal"/>
      <w:pStyle w:val="2-LAMA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3-MUCNHO"/>
      <w:suff w:val="space"/>
      <w:lvlText w:val="%1.%2.%3."/>
      <w:lvlJc w:val="left"/>
      <w:pPr>
        <w:ind w:left="1296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lvlRestart w:val="1"/>
      <w:pStyle w:val="4-HINH"/>
      <w:suff w:val="space"/>
      <w:lvlText w:val="Hình %1.%4."/>
      <w:lvlJc w:val="left"/>
      <w:pPr>
        <w:ind w:left="576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584"/>
        </w:tabs>
        <w:ind w:left="1584" w:hanging="1008"/>
      </w:pPr>
      <w:rPr>
        <w:rFonts w:hint="default"/>
      </w:rPr>
    </w:lvl>
    <w:lvl w:ilvl="5">
      <w:start w:val="1"/>
      <w:numFmt w:val="decimal"/>
      <w:lvlRestart w:val="1"/>
      <w:pStyle w:val="6-BANG"/>
      <w:suff w:val="space"/>
      <w:lvlText w:val="Bảng  %1.%6 "/>
      <w:lvlJc w:val="left"/>
      <w:pPr>
        <w:ind w:left="17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6"/>
        </w:tabs>
        <w:ind w:left="20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584"/>
      </w:pPr>
      <w:rPr>
        <w:rFonts w:hint="default"/>
      </w:rPr>
    </w:lvl>
  </w:abstractNum>
  <w:num w:numId="1" w16cid:durableId="1944073819">
    <w:abstractNumId w:val="24"/>
  </w:num>
  <w:num w:numId="2" w16cid:durableId="1171290678">
    <w:abstractNumId w:val="27"/>
  </w:num>
  <w:num w:numId="3" w16cid:durableId="2114393891">
    <w:abstractNumId w:val="18"/>
  </w:num>
  <w:num w:numId="4" w16cid:durableId="1481848834">
    <w:abstractNumId w:val="18"/>
    <w:lvlOverride w:ilvl="0">
      <w:startOverride w:val="2"/>
    </w:lvlOverride>
    <w:lvlOverride w:ilvl="1">
      <w:startOverride w:val="1"/>
    </w:lvlOverride>
  </w:num>
  <w:num w:numId="5" w16cid:durableId="1115293059">
    <w:abstractNumId w:val="21"/>
  </w:num>
  <w:num w:numId="6" w16cid:durableId="2114670366">
    <w:abstractNumId w:val="7"/>
  </w:num>
  <w:num w:numId="7" w16cid:durableId="1945261314">
    <w:abstractNumId w:val="9"/>
  </w:num>
  <w:num w:numId="8" w16cid:durableId="1632175038">
    <w:abstractNumId w:val="2"/>
  </w:num>
  <w:num w:numId="9" w16cid:durableId="230359577">
    <w:abstractNumId w:val="20"/>
  </w:num>
  <w:num w:numId="10" w16cid:durableId="988896879">
    <w:abstractNumId w:val="5"/>
  </w:num>
  <w:num w:numId="11" w16cid:durableId="1975987258">
    <w:abstractNumId w:val="6"/>
  </w:num>
  <w:num w:numId="12" w16cid:durableId="629628586">
    <w:abstractNumId w:val="8"/>
  </w:num>
  <w:num w:numId="13" w16cid:durableId="66265078">
    <w:abstractNumId w:val="4"/>
  </w:num>
  <w:num w:numId="14" w16cid:durableId="885871959">
    <w:abstractNumId w:val="10"/>
  </w:num>
  <w:num w:numId="15" w16cid:durableId="1799105403">
    <w:abstractNumId w:val="23"/>
  </w:num>
  <w:num w:numId="16" w16cid:durableId="570384180">
    <w:abstractNumId w:val="15"/>
  </w:num>
  <w:num w:numId="17" w16cid:durableId="994384007">
    <w:abstractNumId w:val="1"/>
  </w:num>
  <w:num w:numId="18" w16cid:durableId="789204396">
    <w:abstractNumId w:val="11"/>
  </w:num>
  <w:num w:numId="19" w16cid:durableId="934173533">
    <w:abstractNumId w:val="0"/>
  </w:num>
  <w:num w:numId="20" w16cid:durableId="248127359">
    <w:abstractNumId w:val="14"/>
  </w:num>
  <w:num w:numId="21" w16cid:durableId="9600426">
    <w:abstractNumId w:val="3"/>
  </w:num>
  <w:num w:numId="22" w16cid:durableId="303580823">
    <w:abstractNumId w:val="19"/>
  </w:num>
  <w:num w:numId="23" w16cid:durableId="471680790">
    <w:abstractNumId w:val="22"/>
  </w:num>
  <w:num w:numId="24" w16cid:durableId="1857379432">
    <w:abstractNumId w:val="12"/>
  </w:num>
  <w:num w:numId="25" w16cid:durableId="2063550637">
    <w:abstractNumId w:val="17"/>
  </w:num>
  <w:num w:numId="26" w16cid:durableId="1217618102">
    <w:abstractNumId w:val="16"/>
  </w:num>
  <w:num w:numId="27" w16cid:durableId="1983386787">
    <w:abstractNumId w:val="13"/>
  </w:num>
  <w:num w:numId="28" w16cid:durableId="595216287">
    <w:abstractNumId w:val="26"/>
  </w:num>
  <w:num w:numId="29" w16cid:durableId="1546798044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4B"/>
    <w:rsid w:val="00001ACE"/>
    <w:rsid w:val="00002644"/>
    <w:rsid w:val="0000293C"/>
    <w:rsid w:val="000036AD"/>
    <w:rsid w:val="00006954"/>
    <w:rsid w:val="00014DF9"/>
    <w:rsid w:val="000155B0"/>
    <w:rsid w:val="00015638"/>
    <w:rsid w:val="00016259"/>
    <w:rsid w:val="00017496"/>
    <w:rsid w:val="00017738"/>
    <w:rsid w:val="00017C40"/>
    <w:rsid w:val="00020B4E"/>
    <w:rsid w:val="00021513"/>
    <w:rsid w:val="0002186D"/>
    <w:rsid w:val="00022702"/>
    <w:rsid w:val="00024CAC"/>
    <w:rsid w:val="000264D3"/>
    <w:rsid w:val="000275EE"/>
    <w:rsid w:val="00030C09"/>
    <w:rsid w:val="0003106D"/>
    <w:rsid w:val="00031562"/>
    <w:rsid w:val="000327C3"/>
    <w:rsid w:val="00036C95"/>
    <w:rsid w:val="00040302"/>
    <w:rsid w:val="000408D7"/>
    <w:rsid w:val="00040FFE"/>
    <w:rsid w:val="000420DC"/>
    <w:rsid w:val="00043227"/>
    <w:rsid w:val="000445B0"/>
    <w:rsid w:val="000466FA"/>
    <w:rsid w:val="00046753"/>
    <w:rsid w:val="00046B3C"/>
    <w:rsid w:val="00047DB2"/>
    <w:rsid w:val="0005068E"/>
    <w:rsid w:val="00062426"/>
    <w:rsid w:val="000629EA"/>
    <w:rsid w:val="00063F76"/>
    <w:rsid w:val="000642E6"/>
    <w:rsid w:val="00065B02"/>
    <w:rsid w:val="000663AE"/>
    <w:rsid w:val="00067D2C"/>
    <w:rsid w:val="00070FD7"/>
    <w:rsid w:val="00072C71"/>
    <w:rsid w:val="00074019"/>
    <w:rsid w:val="000748AF"/>
    <w:rsid w:val="00075E0C"/>
    <w:rsid w:val="0008265F"/>
    <w:rsid w:val="000838E0"/>
    <w:rsid w:val="00091C0E"/>
    <w:rsid w:val="00091F42"/>
    <w:rsid w:val="0009289F"/>
    <w:rsid w:val="00092BF6"/>
    <w:rsid w:val="00095240"/>
    <w:rsid w:val="000A1E9B"/>
    <w:rsid w:val="000A4562"/>
    <w:rsid w:val="000A45B1"/>
    <w:rsid w:val="000A496A"/>
    <w:rsid w:val="000A53C7"/>
    <w:rsid w:val="000A5458"/>
    <w:rsid w:val="000A57C1"/>
    <w:rsid w:val="000A5B83"/>
    <w:rsid w:val="000B0B7C"/>
    <w:rsid w:val="000B2AC4"/>
    <w:rsid w:val="000B3373"/>
    <w:rsid w:val="000B51F3"/>
    <w:rsid w:val="000B5300"/>
    <w:rsid w:val="000B5ED3"/>
    <w:rsid w:val="000B7540"/>
    <w:rsid w:val="000B7973"/>
    <w:rsid w:val="000C0785"/>
    <w:rsid w:val="000C1A7E"/>
    <w:rsid w:val="000C340B"/>
    <w:rsid w:val="000C7513"/>
    <w:rsid w:val="000D2B1E"/>
    <w:rsid w:val="000D3B4E"/>
    <w:rsid w:val="000D4344"/>
    <w:rsid w:val="000D4729"/>
    <w:rsid w:val="000D55AE"/>
    <w:rsid w:val="000D65C2"/>
    <w:rsid w:val="000D7220"/>
    <w:rsid w:val="000E1559"/>
    <w:rsid w:val="000E7083"/>
    <w:rsid w:val="000E79CE"/>
    <w:rsid w:val="000F049D"/>
    <w:rsid w:val="00100297"/>
    <w:rsid w:val="00100F7B"/>
    <w:rsid w:val="001019FF"/>
    <w:rsid w:val="00102227"/>
    <w:rsid w:val="00106C18"/>
    <w:rsid w:val="00110777"/>
    <w:rsid w:val="00110AFD"/>
    <w:rsid w:val="00110BF3"/>
    <w:rsid w:val="0011422C"/>
    <w:rsid w:val="00114935"/>
    <w:rsid w:val="00117D7E"/>
    <w:rsid w:val="00121592"/>
    <w:rsid w:val="001221F7"/>
    <w:rsid w:val="00122752"/>
    <w:rsid w:val="00125719"/>
    <w:rsid w:val="0012644C"/>
    <w:rsid w:val="00126843"/>
    <w:rsid w:val="0012686A"/>
    <w:rsid w:val="00127435"/>
    <w:rsid w:val="00127887"/>
    <w:rsid w:val="00130BA7"/>
    <w:rsid w:val="00133715"/>
    <w:rsid w:val="00134175"/>
    <w:rsid w:val="00134B83"/>
    <w:rsid w:val="00135178"/>
    <w:rsid w:val="0013740C"/>
    <w:rsid w:val="00140960"/>
    <w:rsid w:val="00140B64"/>
    <w:rsid w:val="00140F26"/>
    <w:rsid w:val="00140FD5"/>
    <w:rsid w:val="00155FF7"/>
    <w:rsid w:val="0015691C"/>
    <w:rsid w:val="0015715A"/>
    <w:rsid w:val="00157D0B"/>
    <w:rsid w:val="0016111A"/>
    <w:rsid w:val="00161A7D"/>
    <w:rsid w:val="00167B61"/>
    <w:rsid w:val="001703ED"/>
    <w:rsid w:val="00173D7E"/>
    <w:rsid w:val="001751F9"/>
    <w:rsid w:val="001771CB"/>
    <w:rsid w:val="00177A32"/>
    <w:rsid w:val="00181E73"/>
    <w:rsid w:val="001831F9"/>
    <w:rsid w:val="00187E05"/>
    <w:rsid w:val="001A0B03"/>
    <w:rsid w:val="001A572D"/>
    <w:rsid w:val="001A585F"/>
    <w:rsid w:val="001A644D"/>
    <w:rsid w:val="001A6D20"/>
    <w:rsid w:val="001B69ED"/>
    <w:rsid w:val="001B6F6E"/>
    <w:rsid w:val="001C2F6D"/>
    <w:rsid w:val="001C34EF"/>
    <w:rsid w:val="001C3B4F"/>
    <w:rsid w:val="001C53B2"/>
    <w:rsid w:val="001C66F0"/>
    <w:rsid w:val="001C6764"/>
    <w:rsid w:val="001D1069"/>
    <w:rsid w:val="001D2CC4"/>
    <w:rsid w:val="001D36D3"/>
    <w:rsid w:val="001D4761"/>
    <w:rsid w:val="001D494B"/>
    <w:rsid w:val="001D503F"/>
    <w:rsid w:val="001D71A0"/>
    <w:rsid w:val="001E4AC8"/>
    <w:rsid w:val="001E79D9"/>
    <w:rsid w:val="001F17B7"/>
    <w:rsid w:val="001F4388"/>
    <w:rsid w:val="001F49A1"/>
    <w:rsid w:val="001F60BE"/>
    <w:rsid w:val="001F6888"/>
    <w:rsid w:val="00200689"/>
    <w:rsid w:val="002014CC"/>
    <w:rsid w:val="0020185A"/>
    <w:rsid w:val="00202ADF"/>
    <w:rsid w:val="00206A78"/>
    <w:rsid w:val="00207FD4"/>
    <w:rsid w:val="0021000C"/>
    <w:rsid w:val="0021094A"/>
    <w:rsid w:val="00211B02"/>
    <w:rsid w:val="002163E6"/>
    <w:rsid w:val="00220216"/>
    <w:rsid w:val="00220955"/>
    <w:rsid w:val="002215C2"/>
    <w:rsid w:val="00222EC8"/>
    <w:rsid w:val="00224BEE"/>
    <w:rsid w:val="0022745F"/>
    <w:rsid w:val="0023105A"/>
    <w:rsid w:val="00232BB1"/>
    <w:rsid w:val="00237B72"/>
    <w:rsid w:val="00237BA8"/>
    <w:rsid w:val="00243330"/>
    <w:rsid w:val="00254F3E"/>
    <w:rsid w:val="00255C89"/>
    <w:rsid w:val="00255DEA"/>
    <w:rsid w:val="0025635D"/>
    <w:rsid w:val="00256F73"/>
    <w:rsid w:val="002574BF"/>
    <w:rsid w:val="00257B3A"/>
    <w:rsid w:val="002625D6"/>
    <w:rsid w:val="002653F0"/>
    <w:rsid w:val="002701AF"/>
    <w:rsid w:val="0027587F"/>
    <w:rsid w:val="002760AE"/>
    <w:rsid w:val="00281F16"/>
    <w:rsid w:val="00284726"/>
    <w:rsid w:val="00284811"/>
    <w:rsid w:val="002855DE"/>
    <w:rsid w:val="00285A3B"/>
    <w:rsid w:val="00287E9D"/>
    <w:rsid w:val="0029115E"/>
    <w:rsid w:val="0029448D"/>
    <w:rsid w:val="00296C5D"/>
    <w:rsid w:val="00297859"/>
    <w:rsid w:val="00297D2E"/>
    <w:rsid w:val="002A46F7"/>
    <w:rsid w:val="002A51AA"/>
    <w:rsid w:val="002B1290"/>
    <w:rsid w:val="002B2DF7"/>
    <w:rsid w:val="002B396A"/>
    <w:rsid w:val="002B5A48"/>
    <w:rsid w:val="002B66A0"/>
    <w:rsid w:val="002B74A7"/>
    <w:rsid w:val="002C3021"/>
    <w:rsid w:val="002C533D"/>
    <w:rsid w:val="002C6B34"/>
    <w:rsid w:val="002D0BDC"/>
    <w:rsid w:val="002D2A2A"/>
    <w:rsid w:val="002D40C4"/>
    <w:rsid w:val="002D45CC"/>
    <w:rsid w:val="002E0932"/>
    <w:rsid w:val="002E10A5"/>
    <w:rsid w:val="002E2EEB"/>
    <w:rsid w:val="002E6AE1"/>
    <w:rsid w:val="002F1DAD"/>
    <w:rsid w:val="002F2291"/>
    <w:rsid w:val="002F45C8"/>
    <w:rsid w:val="002F546A"/>
    <w:rsid w:val="0030095D"/>
    <w:rsid w:val="003061C8"/>
    <w:rsid w:val="003069C8"/>
    <w:rsid w:val="003079F2"/>
    <w:rsid w:val="003127E8"/>
    <w:rsid w:val="00312E5E"/>
    <w:rsid w:val="00313AAA"/>
    <w:rsid w:val="003166EC"/>
    <w:rsid w:val="00321242"/>
    <w:rsid w:val="003228E0"/>
    <w:rsid w:val="003248A5"/>
    <w:rsid w:val="0032553B"/>
    <w:rsid w:val="00330946"/>
    <w:rsid w:val="003309F4"/>
    <w:rsid w:val="00334B47"/>
    <w:rsid w:val="00336D2C"/>
    <w:rsid w:val="00337645"/>
    <w:rsid w:val="003378AB"/>
    <w:rsid w:val="00340604"/>
    <w:rsid w:val="00341A44"/>
    <w:rsid w:val="00343C7A"/>
    <w:rsid w:val="0034493A"/>
    <w:rsid w:val="00350190"/>
    <w:rsid w:val="003511FC"/>
    <w:rsid w:val="00353495"/>
    <w:rsid w:val="003545A9"/>
    <w:rsid w:val="00357F1E"/>
    <w:rsid w:val="0036171A"/>
    <w:rsid w:val="00365654"/>
    <w:rsid w:val="00366A4B"/>
    <w:rsid w:val="00366B61"/>
    <w:rsid w:val="00370D12"/>
    <w:rsid w:val="0037313C"/>
    <w:rsid w:val="003737CF"/>
    <w:rsid w:val="003748FC"/>
    <w:rsid w:val="00380185"/>
    <w:rsid w:val="00380A3C"/>
    <w:rsid w:val="00382B62"/>
    <w:rsid w:val="00383BD1"/>
    <w:rsid w:val="0038518A"/>
    <w:rsid w:val="00386B8F"/>
    <w:rsid w:val="00391051"/>
    <w:rsid w:val="00391357"/>
    <w:rsid w:val="00394BDD"/>
    <w:rsid w:val="003A21C9"/>
    <w:rsid w:val="003A5227"/>
    <w:rsid w:val="003A6F5F"/>
    <w:rsid w:val="003A7308"/>
    <w:rsid w:val="003B6818"/>
    <w:rsid w:val="003C6F86"/>
    <w:rsid w:val="003D0878"/>
    <w:rsid w:val="003D18A2"/>
    <w:rsid w:val="003D1FB0"/>
    <w:rsid w:val="003D37F1"/>
    <w:rsid w:val="003D3A78"/>
    <w:rsid w:val="003D4EC3"/>
    <w:rsid w:val="003D574F"/>
    <w:rsid w:val="003D7FFC"/>
    <w:rsid w:val="003E1452"/>
    <w:rsid w:val="003E1BC3"/>
    <w:rsid w:val="003F0229"/>
    <w:rsid w:val="003F0424"/>
    <w:rsid w:val="003F375A"/>
    <w:rsid w:val="003F4BFD"/>
    <w:rsid w:val="003F601F"/>
    <w:rsid w:val="003F6621"/>
    <w:rsid w:val="00401281"/>
    <w:rsid w:val="00405B07"/>
    <w:rsid w:val="00406B70"/>
    <w:rsid w:val="00406F5A"/>
    <w:rsid w:val="0040700D"/>
    <w:rsid w:val="00413565"/>
    <w:rsid w:val="004141B3"/>
    <w:rsid w:val="00415D7D"/>
    <w:rsid w:val="004201E2"/>
    <w:rsid w:val="004215C8"/>
    <w:rsid w:val="00422433"/>
    <w:rsid w:val="0042270C"/>
    <w:rsid w:val="00424CD3"/>
    <w:rsid w:val="00425F6A"/>
    <w:rsid w:val="004275E2"/>
    <w:rsid w:val="00427AAC"/>
    <w:rsid w:val="00427D70"/>
    <w:rsid w:val="00436905"/>
    <w:rsid w:val="00436A40"/>
    <w:rsid w:val="004372FA"/>
    <w:rsid w:val="00440A5B"/>
    <w:rsid w:val="00442881"/>
    <w:rsid w:val="004477F2"/>
    <w:rsid w:val="004509C1"/>
    <w:rsid w:val="0045688C"/>
    <w:rsid w:val="0046359C"/>
    <w:rsid w:val="00463928"/>
    <w:rsid w:val="00464662"/>
    <w:rsid w:val="00464DD9"/>
    <w:rsid w:val="00465C33"/>
    <w:rsid w:val="0046623A"/>
    <w:rsid w:val="00472449"/>
    <w:rsid w:val="00472AA2"/>
    <w:rsid w:val="00474F5D"/>
    <w:rsid w:val="004762EF"/>
    <w:rsid w:val="00476637"/>
    <w:rsid w:val="00476BE2"/>
    <w:rsid w:val="00480259"/>
    <w:rsid w:val="004815EB"/>
    <w:rsid w:val="004816C1"/>
    <w:rsid w:val="004832A7"/>
    <w:rsid w:val="00487E7D"/>
    <w:rsid w:val="00490229"/>
    <w:rsid w:val="00492BF1"/>
    <w:rsid w:val="004935B8"/>
    <w:rsid w:val="00496449"/>
    <w:rsid w:val="0049694F"/>
    <w:rsid w:val="00496C58"/>
    <w:rsid w:val="00496F0E"/>
    <w:rsid w:val="00497882"/>
    <w:rsid w:val="00497C24"/>
    <w:rsid w:val="004A0FFA"/>
    <w:rsid w:val="004A230B"/>
    <w:rsid w:val="004A355F"/>
    <w:rsid w:val="004A3975"/>
    <w:rsid w:val="004A4983"/>
    <w:rsid w:val="004A6D53"/>
    <w:rsid w:val="004B1094"/>
    <w:rsid w:val="004B5B36"/>
    <w:rsid w:val="004C010F"/>
    <w:rsid w:val="004C0885"/>
    <w:rsid w:val="004C1EAD"/>
    <w:rsid w:val="004C20D2"/>
    <w:rsid w:val="004C3FB7"/>
    <w:rsid w:val="004C7B54"/>
    <w:rsid w:val="004D11E2"/>
    <w:rsid w:val="004D368E"/>
    <w:rsid w:val="004D4119"/>
    <w:rsid w:val="004D627F"/>
    <w:rsid w:val="004E00A9"/>
    <w:rsid w:val="004E1528"/>
    <w:rsid w:val="004E2233"/>
    <w:rsid w:val="004E4CD6"/>
    <w:rsid w:val="004E5CFE"/>
    <w:rsid w:val="004F0C0E"/>
    <w:rsid w:val="004F3E17"/>
    <w:rsid w:val="004F6049"/>
    <w:rsid w:val="00500B39"/>
    <w:rsid w:val="0050423D"/>
    <w:rsid w:val="00504EFD"/>
    <w:rsid w:val="00507382"/>
    <w:rsid w:val="00510931"/>
    <w:rsid w:val="005130A7"/>
    <w:rsid w:val="005131AE"/>
    <w:rsid w:val="005163BB"/>
    <w:rsid w:val="00516475"/>
    <w:rsid w:val="00516B52"/>
    <w:rsid w:val="00523A9E"/>
    <w:rsid w:val="005243FA"/>
    <w:rsid w:val="005244C1"/>
    <w:rsid w:val="00534E46"/>
    <w:rsid w:val="00535EA7"/>
    <w:rsid w:val="00536131"/>
    <w:rsid w:val="00536A7B"/>
    <w:rsid w:val="00536B5D"/>
    <w:rsid w:val="00537F67"/>
    <w:rsid w:val="00540054"/>
    <w:rsid w:val="005409FD"/>
    <w:rsid w:val="0054182C"/>
    <w:rsid w:val="005430E5"/>
    <w:rsid w:val="0054326A"/>
    <w:rsid w:val="005442A2"/>
    <w:rsid w:val="00544C33"/>
    <w:rsid w:val="00545833"/>
    <w:rsid w:val="00546F43"/>
    <w:rsid w:val="00546FCF"/>
    <w:rsid w:val="00547E49"/>
    <w:rsid w:val="0055107C"/>
    <w:rsid w:val="005511E9"/>
    <w:rsid w:val="00551F70"/>
    <w:rsid w:val="00553A72"/>
    <w:rsid w:val="00554348"/>
    <w:rsid w:val="0055538E"/>
    <w:rsid w:val="00564F3E"/>
    <w:rsid w:val="0056540A"/>
    <w:rsid w:val="00571925"/>
    <w:rsid w:val="00573B0D"/>
    <w:rsid w:val="005818F3"/>
    <w:rsid w:val="00581B60"/>
    <w:rsid w:val="005927C4"/>
    <w:rsid w:val="00593DF5"/>
    <w:rsid w:val="0059432B"/>
    <w:rsid w:val="00594B82"/>
    <w:rsid w:val="00595CAD"/>
    <w:rsid w:val="00596A1C"/>
    <w:rsid w:val="005A054A"/>
    <w:rsid w:val="005A293D"/>
    <w:rsid w:val="005A3E92"/>
    <w:rsid w:val="005A6CF7"/>
    <w:rsid w:val="005A7D85"/>
    <w:rsid w:val="005B0EA7"/>
    <w:rsid w:val="005B2850"/>
    <w:rsid w:val="005B344D"/>
    <w:rsid w:val="005B4045"/>
    <w:rsid w:val="005B4AC4"/>
    <w:rsid w:val="005B6648"/>
    <w:rsid w:val="005B6DED"/>
    <w:rsid w:val="005B6E4D"/>
    <w:rsid w:val="005C0130"/>
    <w:rsid w:val="005C0A19"/>
    <w:rsid w:val="005C130E"/>
    <w:rsid w:val="005C37AD"/>
    <w:rsid w:val="005C393F"/>
    <w:rsid w:val="005D39AA"/>
    <w:rsid w:val="005D3D02"/>
    <w:rsid w:val="005D67C8"/>
    <w:rsid w:val="005D7439"/>
    <w:rsid w:val="005D7779"/>
    <w:rsid w:val="005E1C75"/>
    <w:rsid w:val="005E5439"/>
    <w:rsid w:val="005E5F80"/>
    <w:rsid w:val="005E760C"/>
    <w:rsid w:val="005F132E"/>
    <w:rsid w:val="005F195B"/>
    <w:rsid w:val="00600155"/>
    <w:rsid w:val="00601F7A"/>
    <w:rsid w:val="006074E9"/>
    <w:rsid w:val="00607E05"/>
    <w:rsid w:val="006147F1"/>
    <w:rsid w:val="0062081A"/>
    <w:rsid w:val="006221AF"/>
    <w:rsid w:val="006265A1"/>
    <w:rsid w:val="00627628"/>
    <w:rsid w:val="006307B7"/>
    <w:rsid w:val="00632426"/>
    <w:rsid w:val="006325C3"/>
    <w:rsid w:val="0063320B"/>
    <w:rsid w:val="006366D8"/>
    <w:rsid w:val="006369D4"/>
    <w:rsid w:val="00641D66"/>
    <w:rsid w:val="00642BE7"/>
    <w:rsid w:val="00643954"/>
    <w:rsid w:val="00644512"/>
    <w:rsid w:val="00645BE9"/>
    <w:rsid w:val="00645E42"/>
    <w:rsid w:val="0065229A"/>
    <w:rsid w:val="00652E14"/>
    <w:rsid w:val="0065540E"/>
    <w:rsid w:val="006575CE"/>
    <w:rsid w:val="00660F0C"/>
    <w:rsid w:val="00662DD9"/>
    <w:rsid w:val="0066418A"/>
    <w:rsid w:val="00667219"/>
    <w:rsid w:val="00671673"/>
    <w:rsid w:val="00675E43"/>
    <w:rsid w:val="0067618E"/>
    <w:rsid w:val="00677647"/>
    <w:rsid w:val="00677D9D"/>
    <w:rsid w:val="00682899"/>
    <w:rsid w:val="006840E4"/>
    <w:rsid w:val="006878CC"/>
    <w:rsid w:val="00692DF4"/>
    <w:rsid w:val="00697363"/>
    <w:rsid w:val="006979A8"/>
    <w:rsid w:val="00697A14"/>
    <w:rsid w:val="006B0B1D"/>
    <w:rsid w:val="006B0F66"/>
    <w:rsid w:val="006B64F1"/>
    <w:rsid w:val="006C2D77"/>
    <w:rsid w:val="006C4AB4"/>
    <w:rsid w:val="006C61F5"/>
    <w:rsid w:val="006C692C"/>
    <w:rsid w:val="006D07ED"/>
    <w:rsid w:val="006D0C63"/>
    <w:rsid w:val="006D1A4D"/>
    <w:rsid w:val="006D34ED"/>
    <w:rsid w:val="006D6A1A"/>
    <w:rsid w:val="006D78E2"/>
    <w:rsid w:val="006E6D04"/>
    <w:rsid w:val="006F187D"/>
    <w:rsid w:val="006F1DAA"/>
    <w:rsid w:val="006F262F"/>
    <w:rsid w:val="006F5708"/>
    <w:rsid w:val="006F6481"/>
    <w:rsid w:val="006F6508"/>
    <w:rsid w:val="006F6616"/>
    <w:rsid w:val="00704230"/>
    <w:rsid w:val="00705E10"/>
    <w:rsid w:val="00706152"/>
    <w:rsid w:val="00707232"/>
    <w:rsid w:val="007107D4"/>
    <w:rsid w:val="00710B39"/>
    <w:rsid w:val="0071108B"/>
    <w:rsid w:val="00714AC6"/>
    <w:rsid w:val="007156B6"/>
    <w:rsid w:val="0071770C"/>
    <w:rsid w:val="00720222"/>
    <w:rsid w:val="007220EE"/>
    <w:rsid w:val="007230A2"/>
    <w:rsid w:val="0072348E"/>
    <w:rsid w:val="0073169F"/>
    <w:rsid w:val="0073549B"/>
    <w:rsid w:val="007369B0"/>
    <w:rsid w:val="00741601"/>
    <w:rsid w:val="0074177E"/>
    <w:rsid w:val="00742531"/>
    <w:rsid w:val="00742A52"/>
    <w:rsid w:val="00743AE7"/>
    <w:rsid w:val="007448A5"/>
    <w:rsid w:val="00744E08"/>
    <w:rsid w:val="007531A8"/>
    <w:rsid w:val="00753CE9"/>
    <w:rsid w:val="00753FE4"/>
    <w:rsid w:val="007554B7"/>
    <w:rsid w:val="0076145D"/>
    <w:rsid w:val="007631DD"/>
    <w:rsid w:val="007650A0"/>
    <w:rsid w:val="00765458"/>
    <w:rsid w:val="00765A4B"/>
    <w:rsid w:val="00766AA0"/>
    <w:rsid w:val="00767CB1"/>
    <w:rsid w:val="007726F4"/>
    <w:rsid w:val="00772B5E"/>
    <w:rsid w:val="00772CBE"/>
    <w:rsid w:val="00774B1B"/>
    <w:rsid w:val="007755BD"/>
    <w:rsid w:val="007766F9"/>
    <w:rsid w:val="00777A42"/>
    <w:rsid w:val="00782E55"/>
    <w:rsid w:val="00787248"/>
    <w:rsid w:val="00790F52"/>
    <w:rsid w:val="007917D4"/>
    <w:rsid w:val="00791C62"/>
    <w:rsid w:val="0079250B"/>
    <w:rsid w:val="00793C3D"/>
    <w:rsid w:val="00794167"/>
    <w:rsid w:val="00794B5A"/>
    <w:rsid w:val="00795634"/>
    <w:rsid w:val="00795C5A"/>
    <w:rsid w:val="00796760"/>
    <w:rsid w:val="00796CDB"/>
    <w:rsid w:val="00797530"/>
    <w:rsid w:val="007A1679"/>
    <w:rsid w:val="007A2559"/>
    <w:rsid w:val="007A3388"/>
    <w:rsid w:val="007A3C9A"/>
    <w:rsid w:val="007A4415"/>
    <w:rsid w:val="007A7DB5"/>
    <w:rsid w:val="007B1FDE"/>
    <w:rsid w:val="007B20A7"/>
    <w:rsid w:val="007B30B6"/>
    <w:rsid w:val="007B3CC0"/>
    <w:rsid w:val="007B3D8D"/>
    <w:rsid w:val="007B5FF2"/>
    <w:rsid w:val="007C18AC"/>
    <w:rsid w:val="007C26B3"/>
    <w:rsid w:val="007C3782"/>
    <w:rsid w:val="007C4EE1"/>
    <w:rsid w:val="007C6095"/>
    <w:rsid w:val="007C70D1"/>
    <w:rsid w:val="007C7619"/>
    <w:rsid w:val="007D3506"/>
    <w:rsid w:val="007D4F88"/>
    <w:rsid w:val="007D533E"/>
    <w:rsid w:val="007D5B41"/>
    <w:rsid w:val="007E113D"/>
    <w:rsid w:val="007E4D4E"/>
    <w:rsid w:val="007E76AB"/>
    <w:rsid w:val="007F3EBF"/>
    <w:rsid w:val="0080310A"/>
    <w:rsid w:val="00806045"/>
    <w:rsid w:val="00806638"/>
    <w:rsid w:val="00812036"/>
    <w:rsid w:val="0081221A"/>
    <w:rsid w:val="00814345"/>
    <w:rsid w:val="00815466"/>
    <w:rsid w:val="00816812"/>
    <w:rsid w:val="0082188F"/>
    <w:rsid w:val="00831C1B"/>
    <w:rsid w:val="00831D6A"/>
    <w:rsid w:val="00840A08"/>
    <w:rsid w:val="00842647"/>
    <w:rsid w:val="008449F5"/>
    <w:rsid w:val="00845570"/>
    <w:rsid w:val="00845DB1"/>
    <w:rsid w:val="00851C61"/>
    <w:rsid w:val="008566C3"/>
    <w:rsid w:val="00857276"/>
    <w:rsid w:val="0086043F"/>
    <w:rsid w:val="0086643E"/>
    <w:rsid w:val="00867854"/>
    <w:rsid w:val="00873E49"/>
    <w:rsid w:val="008744C3"/>
    <w:rsid w:val="008764F5"/>
    <w:rsid w:val="00884B93"/>
    <w:rsid w:val="00890619"/>
    <w:rsid w:val="00891223"/>
    <w:rsid w:val="008946B3"/>
    <w:rsid w:val="00894A1F"/>
    <w:rsid w:val="008954DC"/>
    <w:rsid w:val="008A113F"/>
    <w:rsid w:val="008A150B"/>
    <w:rsid w:val="008A1E46"/>
    <w:rsid w:val="008A2F0A"/>
    <w:rsid w:val="008A39DD"/>
    <w:rsid w:val="008A44A4"/>
    <w:rsid w:val="008A454B"/>
    <w:rsid w:val="008A4FB5"/>
    <w:rsid w:val="008A605A"/>
    <w:rsid w:val="008A6602"/>
    <w:rsid w:val="008B0359"/>
    <w:rsid w:val="008B208D"/>
    <w:rsid w:val="008B2451"/>
    <w:rsid w:val="008B24FA"/>
    <w:rsid w:val="008B5696"/>
    <w:rsid w:val="008B68BC"/>
    <w:rsid w:val="008C095A"/>
    <w:rsid w:val="008C1C4F"/>
    <w:rsid w:val="008C39BF"/>
    <w:rsid w:val="008C5803"/>
    <w:rsid w:val="008C6E75"/>
    <w:rsid w:val="008D27DB"/>
    <w:rsid w:val="008D374D"/>
    <w:rsid w:val="008D3BCF"/>
    <w:rsid w:val="008D5054"/>
    <w:rsid w:val="008E0A06"/>
    <w:rsid w:val="008E21D0"/>
    <w:rsid w:val="008E2376"/>
    <w:rsid w:val="008E2CBF"/>
    <w:rsid w:val="008E66BC"/>
    <w:rsid w:val="008F0423"/>
    <w:rsid w:val="008F2F0B"/>
    <w:rsid w:val="008F36F9"/>
    <w:rsid w:val="008F5B95"/>
    <w:rsid w:val="008F6739"/>
    <w:rsid w:val="0090474D"/>
    <w:rsid w:val="00905DEF"/>
    <w:rsid w:val="00916B1E"/>
    <w:rsid w:val="00917091"/>
    <w:rsid w:val="00917DFA"/>
    <w:rsid w:val="00920F56"/>
    <w:rsid w:val="0092626A"/>
    <w:rsid w:val="0092652C"/>
    <w:rsid w:val="009304CC"/>
    <w:rsid w:val="00930A04"/>
    <w:rsid w:val="009318F6"/>
    <w:rsid w:val="00936167"/>
    <w:rsid w:val="009378D6"/>
    <w:rsid w:val="00937F3B"/>
    <w:rsid w:val="0094027C"/>
    <w:rsid w:val="009420A6"/>
    <w:rsid w:val="0094238F"/>
    <w:rsid w:val="009424BA"/>
    <w:rsid w:val="0094407E"/>
    <w:rsid w:val="00946E83"/>
    <w:rsid w:val="009473A0"/>
    <w:rsid w:val="00951765"/>
    <w:rsid w:val="009526FC"/>
    <w:rsid w:val="00952AA7"/>
    <w:rsid w:val="00953C84"/>
    <w:rsid w:val="0095454B"/>
    <w:rsid w:val="0095550D"/>
    <w:rsid w:val="0095565F"/>
    <w:rsid w:val="009556EB"/>
    <w:rsid w:val="00957F9E"/>
    <w:rsid w:val="00960BE5"/>
    <w:rsid w:val="0096158A"/>
    <w:rsid w:val="0096238A"/>
    <w:rsid w:val="009637FC"/>
    <w:rsid w:val="00964AE5"/>
    <w:rsid w:val="00965159"/>
    <w:rsid w:val="00966C49"/>
    <w:rsid w:val="0097179E"/>
    <w:rsid w:val="00976317"/>
    <w:rsid w:val="00976F54"/>
    <w:rsid w:val="00980E3C"/>
    <w:rsid w:val="00983A5E"/>
    <w:rsid w:val="00984CE0"/>
    <w:rsid w:val="0098612C"/>
    <w:rsid w:val="009865C3"/>
    <w:rsid w:val="00987038"/>
    <w:rsid w:val="0098796C"/>
    <w:rsid w:val="009933DD"/>
    <w:rsid w:val="00994FD0"/>
    <w:rsid w:val="00995A44"/>
    <w:rsid w:val="009A0C35"/>
    <w:rsid w:val="009A35A7"/>
    <w:rsid w:val="009A488C"/>
    <w:rsid w:val="009A5EA3"/>
    <w:rsid w:val="009A5EF0"/>
    <w:rsid w:val="009B0A1F"/>
    <w:rsid w:val="009B0CC5"/>
    <w:rsid w:val="009B1C9F"/>
    <w:rsid w:val="009B3AD3"/>
    <w:rsid w:val="009C1A73"/>
    <w:rsid w:val="009C349D"/>
    <w:rsid w:val="009C53CF"/>
    <w:rsid w:val="009C786D"/>
    <w:rsid w:val="009C79C2"/>
    <w:rsid w:val="009D26F4"/>
    <w:rsid w:val="009D5911"/>
    <w:rsid w:val="009D6BF2"/>
    <w:rsid w:val="009D740F"/>
    <w:rsid w:val="009D7466"/>
    <w:rsid w:val="009E1C8A"/>
    <w:rsid w:val="009E26A8"/>
    <w:rsid w:val="009E64DA"/>
    <w:rsid w:val="009E6739"/>
    <w:rsid w:val="009E722A"/>
    <w:rsid w:val="009F212F"/>
    <w:rsid w:val="009F322C"/>
    <w:rsid w:val="009F35DF"/>
    <w:rsid w:val="009F4136"/>
    <w:rsid w:val="009F45AE"/>
    <w:rsid w:val="009F64EC"/>
    <w:rsid w:val="00A00EA5"/>
    <w:rsid w:val="00A03B56"/>
    <w:rsid w:val="00A05B64"/>
    <w:rsid w:val="00A05BE0"/>
    <w:rsid w:val="00A06228"/>
    <w:rsid w:val="00A06B45"/>
    <w:rsid w:val="00A0709B"/>
    <w:rsid w:val="00A103B9"/>
    <w:rsid w:val="00A106A4"/>
    <w:rsid w:val="00A10979"/>
    <w:rsid w:val="00A125EF"/>
    <w:rsid w:val="00A12CDD"/>
    <w:rsid w:val="00A14D20"/>
    <w:rsid w:val="00A15AB7"/>
    <w:rsid w:val="00A1699E"/>
    <w:rsid w:val="00A20CCA"/>
    <w:rsid w:val="00A216FC"/>
    <w:rsid w:val="00A2353D"/>
    <w:rsid w:val="00A239C2"/>
    <w:rsid w:val="00A23AD7"/>
    <w:rsid w:val="00A2738F"/>
    <w:rsid w:val="00A32A83"/>
    <w:rsid w:val="00A32AEA"/>
    <w:rsid w:val="00A33DB1"/>
    <w:rsid w:val="00A40739"/>
    <w:rsid w:val="00A41C76"/>
    <w:rsid w:val="00A43669"/>
    <w:rsid w:val="00A44AB4"/>
    <w:rsid w:val="00A44C15"/>
    <w:rsid w:val="00A44CEE"/>
    <w:rsid w:val="00A45F9A"/>
    <w:rsid w:val="00A551CD"/>
    <w:rsid w:val="00A572A8"/>
    <w:rsid w:val="00A57803"/>
    <w:rsid w:val="00A64554"/>
    <w:rsid w:val="00A67183"/>
    <w:rsid w:val="00A67B8B"/>
    <w:rsid w:val="00A72BF7"/>
    <w:rsid w:val="00A73A50"/>
    <w:rsid w:val="00A76B13"/>
    <w:rsid w:val="00A77C2F"/>
    <w:rsid w:val="00A83357"/>
    <w:rsid w:val="00A84E79"/>
    <w:rsid w:val="00A85DA5"/>
    <w:rsid w:val="00A8702E"/>
    <w:rsid w:val="00A90AD5"/>
    <w:rsid w:val="00A928FE"/>
    <w:rsid w:val="00A92C4A"/>
    <w:rsid w:val="00A93379"/>
    <w:rsid w:val="00A959BD"/>
    <w:rsid w:val="00A95C87"/>
    <w:rsid w:val="00A96666"/>
    <w:rsid w:val="00A976BD"/>
    <w:rsid w:val="00A97D78"/>
    <w:rsid w:val="00AA08FD"/>
    <w:rsid w:val="00AA1EC3"/>
    <w:rsid w:val="00AA3C60"/>
    <w:rsid w:val="00AA3EC6"/>
    <w:rsid w:val="00AA737B"/>
    <w:rsid w:val="00AB24E8"/>
    <w:rsid w:val="00AB4345"/>
    <w:rsid w:val="00AB4D28"/>
    <w:rsid w:val="00AB50C6"/>
    <w:rsid w:val="00AC060A"/>
    <w:rsid w:val="00AC0A93"/>
    <w:rsid w:val="00AC26B6"/>
    <w:rsid w:val="00AC3D7C"/>
    <w:rsid w:val="00AC7F4D"/>
    <w:rsid w:val="00AD3BBB"/>
    <w:rsid w:val="00AD3EA3"/>
    <w:rsid w:val="00AD674C"/>
    <w:rsid w:val="00AE28EB"/>
    <w:rsid w:val="00AE2DDF"/>
    <w:rsid w:val="00AE402F"/>
    <w:rsid w:val="00AE5504"/>
    <w:rsid w:val="00AE6FE9"/>
    <w:rsid w:val="00AE7143"/>
    <w:rsid w:val="00AF21A0"/>
    <w:rsid w:val="00AF40B1"/>
    <w:rsid w:val="00AF6C23"/>
    <w:rsid w:val="00B00CFC"/>
    <w:rsid w:val="00B011D1"/>
    <w:rsid w:val="00B01905"/>
    <w:rsid w:val="00B01EF0"/>
    <w:rsid w:val="00B0368A"/>
    <w:rsid w:val="00B05776"/>
    <w:rsid w:val="00B07B17"/>
    <w:rsid w:val="00B1199C"/>
    <w:rsid w:val="00B12AC0"/>
    <w:rsid w:val="00B14263"/>
    <w:rsid w:val="00B145E1"/>
    <w:rsid w:val="00B160D1"/>
    <w:rsid w:val="00B16AD3"/>
    <w:rsid w:val="00B171C2"/>
    <w:rsid w:val="00B207D4"/>
    <w:rsid w:val="00B249DC"/>
    <w:rsid w:val="00B268B9"/>
    <w:rsid w:val="00B27012"/>
    <w:rsid w:val="00B343C0"/>
    <w:rsid w:val="00B410C1"/>
    <w:rsid w:val="00B4208E"/>
    <w:rsid w:val="00B434B6"/>
    <w:rsid w:val="00B43B96"/>
    <w:rsid w:val="00B44755"/>
    <w:rsid w:val="00B50093"/>
    <w:rsid w:val="00B5150E"/>
    <w:rsid w:val="00B565F0"/>
    <w:rsid w:val="00B568A4"/>
    <w:rsid w:val="00B56CAA"/>
    <w:rsid w:val="00B61C3F"/>
    <w:rsid w:val="00B623DF"/>
    <w:rsid w:val="00B63DCE"/>
    <w:rsid w:val="00B65ABC"/>
    <w:rsid w:val="00B66393"/>
    <w:rsid w:val="00B709FB"/>
    <w:rsid w:val="00B70C6E"/>
    <w:rsid w:val="00B70E8C"/>
    <w:rsid w:val="00B74206"/>
    <w:rsid w:val="00B76DC4"/>
    <w:rsid w:val="00B77AA4"/>
    <w:rsid w:val="00B816FE"/>
    <w:rsid w:val="00B817BE"/>
    <w:rsid w:val="00B82486"/>
    <w:rsid w:val="00B82563"/>
    <w:rsid w:val="00B856B6"/>
    <w:rsid w:val="00B86B09"/>
    <w:rsid w:val="00B874AA"/>
    <w:rsid w:val="00B912DC"/>
    <w:rsid w:val="00B9196F"/>
    <w:rsid w:val="00B93623"/>
    <w:rsid w:val="00B94470"/>
    <w:rsid w:val="00B9571E"/>
    <w:rsid w:val="00B95AF0"/>
    <w:rsid w:val="00B95B08"/>
    <w:rsid w:val="00B96E9D"/>
    <w:rsid w:val="00BA1D1C"/>
    <w:rsid w:val="00BA4E48"/>
    <w:rsid w:val="00BA537F"/>
    <w:rsid w:val="00BA6438"/>
    <w:rsid w:val="00BA7E7D"/>
    <w:rsid w:val="00BB1CAF"/>
    <w:rsid w:val="00BB7E6E"/>
    <w:rsid w:val="00BC0128"/>
    <w:rsid w:val="00BC054E"/>
    <w:rsid w:val="00BC16B4"/>
    <w:rsid w:val="00BC2E0F"/>
    <w:rsid w:val="00BC301A"/>
    <w:rsid w:val="00BC3927"/>
    <w:rsid w:val="00BC535B"/>
    <w:rsid w:val="00BC5B0F"/>
    <w:rsid w:val="00BC6CD5"/>
    <w:rsid w:val="00BC732B"/>
    <w:rsid w:val="00BD1560"/>
    <w:rsid w:val="00BD1FD3"/>
    <w:rsid w:val="00BD4762"/>
    <w:rsid w:val="00BD4B5A"/>
    <w:rsid w:val="00BD6260"/>
    <w:rsid w:val="00BD7DEC"/>
    <w:rsid w:val="00BE2B03"/>
    <w:rsid w:val="00BE3143"/>
    <w:rsid w:val="00BE4834"/>
    <w:rsid w:val="00BE4F96"/>
    <w:rsid w:val="00BE635E"/>
    <w:rsid w:val="00BE7CA0"/>
    <w:rsid w:val="00BF08D8"/>
    <w:rsid w:val="00BF0A0C"/>
    <w:rsid w:val="00BF16FD"/>
    <w:rsid w:val="00BF390E"/>
    <w:rsid w:val="00C01DA8"/>
    <w:rsid w:val="00C02C9C"/>
    <w:rsid w:val="00C110BC"/>
    <w:rsid w:val="00C111E6"/>
    <w:rsid w:val="00C1300A"/>
    <w:rsid w:val="00C13721"/>
    <w:rsid w:val="00C15190"/>
    <w:rsid w:val="00C1557E"/>
    <w:rsid w:val="00C15F44"/>
    <w:rsid w:val="00C21172"/>
    <w:rsid w:val="00C229A3"/>
    <w:rsid w:val="00C268F0"/>
    <w:rsid w:val="00C30CA8"/>
    <w:rsid w:val="00C31A94"/>
    <w:rsid w:val="00C31B29"/>
    <w:rsid w:val="00C33037"/>
    <w:rsid w:val="00C35FFE"/>
    <w:rsid w:val="00C360C8"/>
    <w:rsid w:val="00C41527"/>
    <w:rsid w:val="00C42E46"/>
    <w:rsid w:val="00C4617C"/>
    <w:rsid w:val="00C51F11"/>
    <w:rsid w:val="00C52192"/>
    <w:rsid w:val="00C52A2B"/>
    <w:rsid w:val="00C60E3C"/>
    <w:rsid w:val="00C624AC"/>
    <w:rsid w:val="00C630F3"/>
    <w:rsid w:val="00C63857"/>
    <w:rsid w:val="00C66E2C"/>
    <w:rsid w:val="00C71182"/>
    <w:rsid w:val="00C712AB"/>
    <w:rsid w:val="00C72491"/>
    <w:rsid w:val="00C7325F"/>
    <w:rsid w:val="00C74433"/>
    <w:rsid w:val="00C76BAC"/>
    <w:rsid w:val="00C77024"/>
    <w:rsid w:val="00C80D15"/>
    <w:rsid w:val="00C85379"/>
    <w:rsid w:val="00C92DD0"/>
    <w:rsid w:val="00C95139"/>
    <w:rsid w:val="00C9545F"/>
    <w:rsid w:val="00C9560E"/>
    <w:rsid w:val="00C97C1D"/>
    <w:rsid w:val="00CA14DF"/>
    <w:rsid w:val="00CA3DDE"/>
    <w:rsid w:val="00CA5960"/>
    <w:rsid w:val="00CA714B"/>
    <w:rsid w:val="00CB0456"/>
    <w:rsid w:val="00CB2A8F"/>
    <w:rsid w:val="00CB2DBA"/>
    <w:rsid w:val="00CB3301"/>
    <w:rsid w:val="00CB5116"/>
    <w:rsid w:val="00CB559E"/>
    <w:rsid w:val="00CB6A7A"/>
    <w:rsid w:val="00CB72C7"/>
    <w:rsid w:val="00CC1F19"/>
    <w:rsid w:val="00CC2A81"/>
    <w:rsid w:val="00CC42E4"/>
    <w:rsid w:val="00CC6C60"/>
    <w:rsid w:val="00CD2115"/>
    <w:rsid w:val="00CD2404"/>
    <w:rsid w:val="00CD2700"/>
    <w:rsid w:val="00CD36B0"/>
    <w:rsid w:val="00CD42D5"/>
    <w:rsid w:val="00CD54A4"/>
    <w:rsid w:val="00CD7B56"/>
    <w:rsid w:val="00CE319D"/>
    <w:rsid w:val="00CE5793"/>
    <w:rsid w:val="00CE7299"/>
    <w:rsid w:val="00CF224B"/>
    <w:rsid w:val="00CF48B4"/>
    <w:rsid w:val="00D02B70"/>
    <w:rsid w:val="00D02D80"/>
    <w:rsid w:val="00D05331"/>
    <w:rsid w:val="00D100F9"/>
    <w:rsid w:val="00D1038C"/>
    <w:rsid w:val="00D135CE"/>
    <w:rsid w:val="00D14214"/>
    <w:rsid w:val="00D15099"/>
    <w:rsid w:val="00D15700"/>
    <w:rsid w:val="00D16B98"/>
    <w:rsid w:val="00D25F99"/>
    <w:rsid w:val="00D318C4"/>
    <w:rsid w:val="00D31946"/>
    <w:rsid w:val="00D334A2"/>
    <w:rsid w:val="00D35B18"/>
    <w:rsid w:val="00D3781A"/>
    <w:rsid w:val="00D419CB"/>
    <w:rsid w:val="00D41C4E"/>
    <w:rsid w:val="00D422A9"/>
    <w:rsid w:val="00D441F6"/>
    <w:rsid w:val="00D45882"/>
    <w:rsid w:val="00D46999"/>
    <w:rsid w:val="00D52212"/>
    <w:rsid w:val="00D617E2"/>
    <w:rsid w:val="00D6345B"/>
    <w:rsid w:val="00D64E78"/>
    <w:rsid w:val="00D65ED6"/>
    <w:rsid w:val="00D665B5"/>
    <w:rsid w:val="00D665ED"/>
    <w:rsid w:val="00D66D57"/>
    <w:rsid w:val="00D67F20"/>
    <w:rsid w:val="00D700CB"/>
    <w:rsid w:val="00D7353B"/>
    <w:rsid w:val="00D7382F"/>
    <w:rsid w:val="00D77A8B"/>
    <w:rsid w:val="00D80329"/>
    <w:rsid w:val="00D83067"/>
    <w:rsid w:val="00D83217"/>
    <w:rsid w:val="00D84231"/>
    <w:rsid w:val="00D87503"/>
    <w:rsid w:val="00D87DDC"/>
    <w:rsid w:val="00D91E48"/>
    <w:rsid w:val="00D97F8B"/>
    <w:rsid w:val="00DA0280"/>
    <w:rsid w:val="00DA0B94"/>
    <w:rsid w:val="00DA0E5A"/>
    <w:rsid w:val="00DA3F64"/>
    <w:rsid w:val="00DA4572"/>
    <w:rsid w:val="00DA4D96"/>
    <w:rsid w:val="00DB028F"/>
    <w:rsid w:val="00DB1091"/>
    <w:rsid w:val="00DB355F"/>
    <w:rsid w:val="00DB3C41"/>
    <w:rsid w:val="00DB47DD"/>
    <w:rsid w:val="00DB4CED"/>
    <w:rsid w:val="00DB53B7"/>
    <w:rsid w:val="00DB5489"/>
    <w:rsid w:val="00DC2493"/>
    <w:rsid w:val="00DC2BB5"/>
    <w:rsid w:val="00DC3596"/>
    <w:rsid w:val="00DC3834"/>
    <w:rsid w:val="00DC4149"/>
    <w:rsid w:val="00DC6013"/>
    <w:rsid w:val="00DC63C9"/>
    <w:rsid w:val="00DC7FD2"/>
    <w:rsid w:val="00DD0A7E"/>
    <w:rsid w:val="00DD0B5A"/>
    <w:rsid w:val="00DD1466"/>
    <w:rsid w:val="00DD1957"/>
    <w:rsid w:val="00DD2A96"/>
    <w:rsid w:val="00DD3F0F"/>
    <w:rsid w:val="00DD5C32"/>
    <w:rsid w:val="00DD69DC"/>
    <w:rsid w:val="00DE27F3"/>
    <w:rsid w:val="00DE3E0A"/>
    <w:rsid w:val="00DE4709"/>
    <w:rsid w:val="00DE5CC1"/>
    <w:rsid w:val="00DE770F"/>
    <w:rsid w:val="00DE7B6F"/>
    <w:rsid w:val="00DF0020"/>
    <w:rsid w:val="00DF0146"/>
    <w:rsid w:val="00DF254F"/>
    <w:rsid w:val="00DF310C"/>
    <w:rsid w:val="00DF3C14"/>
    <w:rsid w:val="00DF68E4"/>
    <w:rsid w:val="00E01C0C"/>
    <w:rsid w:val="00E06E0A"/>
    <w:rsid w:val="00E07126"/>
    <w:rsid w:val="00E11E03"/>
    <w:rsid w:val="00E1317E"/>
    <w:rsid w:val="00E141BA"/>
    <w:rsid w:val="00E150C0"/>
    <w:rsid w:val="00E21C09"/>
    <w:rsid w:val="00E234AF"/>
    <w:rsid w:val="00E23791"/>
    <w:rsid w:val="00E25121"/>
    <w:rsid w:val="00E25673"/>
    <w:rsid w:val="00E25B50"/>
    <w:rsid w:val="00E2624F"/>
    <w:rsid w:val="00E26268"/>
    <w:rsid w:val="00E265C2"/>
    <w:rsid w:val="00E27B73"/>
    <w:rsid w:val="00E31A1A"/>
    <w:rsid w:val="00E32B79"/>
    <w:rsid w:val="00E34DC8"/>
    <w:rsid w:val="00E37B12"/>
    <w:rsid w:val="00E40F39"/>
    <w:rsid w:val="00E42111"/>
    <w:rsid w:val="00E4334B"/>
    <w:rsid w:val="00E43F59"/>
    <w:rsid w:val="00E4596F"/>
    <w:rsid w:val="00E47703"/>
    <w:rsid w:val="00E500A2"/>
    <w:rsid w:val="00E53487"/>
    <w:rsid w:val="00E54606"/>
    <w:rsid w:val="00E5559B"/>
    <w:rsid w:val="00E55A7E"/>
    <w:rsid w:val="00E57707"/>
    <w:rsid w:val="00E579F6"/>
    <w:rsid w:val="00E57A27"/>
    <w:rsid w:val="00E601E5"/>
    <w:rsid w:val="00E62EEE"/>
    <w:rsid w:val="00E6400C"/>
    <w:rsid w:val="00E67D88"/>
    <w:rsid w:val="00E71C2C"/>
    <w:rsid w:val="00E73411"/>
    <w:rsid w:val="00E74C49"/>
    <w:rsid w:val="00E75329"/>
    <w:rsid w:val="00E848DE"/>
    <w:rsid w:val="00E95986"/>
    <w:rsid w:val="00E959EA"/>
    <w:rsid w:val="00E965ED"/>
    <w:rsid w:val="00E96DE3"/>
    <w:rsid w:val="00E96F58"/>
    <w:rsid w:val="00EA1854"/>
    <w:rsid w:val="00EA3F09"/>
    <w:rsid w:val="00EB050A"/>
    <w:rsid w:val="00EB39BB"/>
    <w:rsid w:val="00EB4417"/>
    <w:rsid w:val="00EC04A6"/>
    <w:rsid w:val="00EC1C43"/>
    <w:rsid w:val="00EC3316"/>
    <w:rsid w:val="00EC6110"/>
    <w:rsid w:val="00ED12D1"/>
    <w:rsid w:val="00ED2E05"/>
    <w:rsid w:val="00ED5487"/>
    <w:rsid w:val="00ED5A81"/>
    <w:rsid w:val="00EE0B40"/>
    <w:rsid w:val="00EE2408"/>
    <w:rsid w:val="00EE4901"/>
    <w:rsid w:val="00EE4F8D"/>
    <w:rsid w:val="00EF0740"/>
    <w:rsid w:val="00EF2085"/>
    <w:rsid w:val="00EF66E3"/>
    <w:rsid w:val="00F005EE"/>
    <w:rsid w:val="00F019EB"/>
    <w:rsid w:val="00F05A7B"/>
    <w:rsid w:val="00F079FA"/>
    <w:rsid w:val="00F07E52"/>
    <w:rsid w:val="00F12FB2"/>
    <w:rsid w:val="00F15C48"/>
    <w:rsid w:val="00F15CCD"/>
    <w:rsid w:val="00F161D7"/>
    <w:rsid w:val="00F16422"/>
    <w:rsid w:val="00F17160"/>
    <w:rsid w:val="00F17527"/>
    <w:rsid w:val="00F1756A"/>
    <w:rsid w:val="00F17995"/>
    <w:rsid w:val="00F214A1"/>
    <w:rsid w:val="00F214ED"/>
    <w:rsid w:val="00F232C9"/>
    <w:rsid w:val="00F23ED3"/>
    <w:rsid w:val="00F24186"/>
    <w:rsid w:val="00F24314"/>
    <w:rsid w:val="00F2651B"/>
    <w:rsid w:val="00F26D34"/>
    <w:rsid w:val="00F271E1"/>
    <w:rsid w:val="00F279AA"/>
    <w:rsid w:val="00F30AA7"/>
    <w:rsid w:val="00F31F9A"/>
    <w:rsid w:val="00F349B5"/>
    <w:rsid w:val="00F365D4"/>
    <w:rsid w:val="00F37128"/>
    <w:rsid w:val="00F37AB1"/>
    <w:rsid w:val="00F4090C"/>
    <w:rsid w:val="00F42F2A"/>
    <w:rsid w:val="00F449AD"/>
    <w:rsid w:val="00F44C36"/>
    <w:rsid w:val="00F4696D"/>
    <w:rsid w:val="00F53939"/>
    <w:rsid w:val="00F53DA3"/>
    <w:rsid w:val="00F543ED"/>
    <w:rsid w:val="00F578AC"/>
    <w:rsid w:val="00F60D97"/>
    <w:rsid w:val="00F61C91"/>
    <w:rsid w:val="00F62D84"/>
    <w:rsid w:val="00F649B3"/>
    <w:rsid w:val="00F64DBB"/>
    <w:rsid w:val="00F6651E"/>
    <w:rsid w:val="00F67679"/>
    <w:rsid w:val="00F709A2"/>
    <w:rsid w:val="00F70FA0"/>
    <w:rsid w:val="00F72621"/>
    <w:rsid w:val="00F72CDF"/>
    <w:rsid w:val="00F7611C"/>
    <w:rsid w:val="00F815C3"/>
    <w:rsid w:val="00F815DD"/>
    <w:rsid w:val="00F82D0A"/>
    <w:rsid w:val="00F83459"/>
    <w:rsid w:val="00F846F1"/>
    <w:rsid w:val="00F84769"/>
    <w:rsid w:val="00F874F2"/>
    <w:rsid w:val="00F9115A"/>
    <w:rsid w:val="00F92F22"/>
    <w:rsid w:val="00F951CF"/>
    <w:rsid w:val="00FA2DE8"/>
    <w:rsid w:val="00FA2F0C"/>
    <w:rsid w:val="00FA6C2A"/>
    <w:rsid w:val="00FB18FE"/>
    <w:rsid w:val="00FB262B"/>
    <w:rsid w:val="00FB43EB"/>
    <w:rsid w:val="00FC0CD3"/>
    <w:rsid w:val="00FC176A"/>
    <w:rsid w:val="00FC4137"/>
    <w:rsid w:val="00FD1509"/>
    <w:rsid w:val="00FD19A5"/>
    <w:rsid w:val="00FD555E"/>
    <w:rsid w:val="00FD56EA"/>
    <w:rsid w:val="00FD59F6"/>
    <w:rsid w:val="00FE22A6"/>
    <w:rsid w:val="00FE2E9C"/>
    <w:rsid w:val="00FF01A9"/>
    <w:rsid w:val="00FF75BD"/>
    <w:rsid w:val="1FBFE0FE"/>
    <w:rsid w:val="29C03EAA"/>
    <w:rsid w:val="2C404291"/>
    <w:rsid w:val="35F44F6F"/>
    <w:rsid w:val="364632AC"/>
    <w:rsid w:val="3666312F"/>
    <w:rsid w:val="3DB396B3"/>
    <w:rsid w:val="3E39EA56"/>
    <w:rsid w:val="46D62322"/>
    <w:rsid w:val="4743485D"/>
    <w:rsid w:val="502B62E6"/>
    <w:rsid w:val="60E084A3"/>
    <w:rsid w:val="664EF278"/>
    <w:rsid w:val="66F2C169"/>
    <w:rsid w:val="67904147"/>
    <w:rsid w:val="7572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E953A"/>
  <w15:chartTrackingRefBased/>
  <w15:docId w15:val="{D2651791-48B5-4735-8B6E-37733BE3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1560"/>
    <w:pPr>
      <w:spacing w:before="120" w:line="276" w:lineRule="auto"/>
      <w:ind w:firstLine="567"/>
    </w:pPr>
    <w:rPr>
      <w:sz w:val="26"/>
      <w:szCs w:val="26"/>
    </w:rPr>
  </w:style>
  <w:style w:type="paragraph" w:styleId="Heading1">
    <w:name w:val="heading 1"/>
    <w:basedOn w:val="Normal"/>
    <w:next w:val="Normal"/>
    <w:qFormat/>
    <w:rsid w:val="00BC535B"/>
    <w:pPr>
      <w:keepNext/>
      <w:numPr>
        <w:numId w:val="4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C535B"/>
    <w:pPr>
      <w:keepNext/>
      <w:numPr>
        <w:ilvl w:val="1"/>
        <w:numId w:val="4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BC535B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qFormat/>
    <w:rsid w:val="005C0A19"/>
    <w:pPr>
      <w:numPr>
        <w:ilvl w:val="3"/>
        <w:numId w:val="4"/>
      </w:num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C535B"/>
    <w:pPr>
      <w:numPr>
        <w:ilvl w:val="4"/>
        <w:numId w:val="4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BC535B"/>
    <w:pPr>
      <w:numPr>
        <w:ilvl w:val="5"/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4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numPr>
        <w:numId w:val="2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806045"/>
    <w:pPr>
      <w:numPr>
        <w:ilvl w:val="5"/>
        <w:numId w:val="2"/>
      </w:numPr>
      <w:jc w:val="center"/>
    </w:pPr>
    <w:rPr>
      <w:b/>
    </w:rPr>
  </w:style>
  <w:style w:type="paragraph" w:customStyle="1" w:styleId="2-LAMA">
    <w:name w:val="2-LAMA"/>
    <w:basedOn w:val="Normal"/>
    <w:rsid w:val="00FE2E9C"/>
    <w:pPr>
      <w:numPr>
        <w:ilvl w:val="1"/>
        <w:numId w:val="2"/>
      </w:numPr>
      <w:spacing w:after="120"/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numPr>
        <w:ilvl w:val="2"/>
        <w:numId w:val="2"/>
      </w:numPr>
      <w:spacing w:after="80"/>
    </w:pPr>
    <w:rPr>
      <w:b/>
    </w:rPr>
  </w:style>
  <w:style w:type="paragraph" w:customStyle="1" w:styleId="4-HINH">
    <w:name w:val="4-HINH"/>
    <w:basedOn w:val="Normal"/>
    <w:rsid w:val="0045688C"/>
    <w:pPr>
      <w:numPr>
        <w:ilvl w:val="3"/>
        <w:numId w:val="2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 w:line="312" w:lineRule="auto"/>
      <w:ind w:firstLine="720"/>
      <w:jc w:val="both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numPr>
        <w:numId w:val="1"/>
      </w:numPr>
    </w:pPr>
    <w:rPr>
      <w:b/>
      <w:i/>
    </w:rPr>
  </w:style>
  <w:style w:type="paragraph" w:styleId="Caption">
    <w:name w:val="caption"/>
    <w:basedOn w:val="Normal"/>
    <w:next w:val="Normal"/>
    <w:qFormat/>
    <w:rsid w:val="00F53939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  <w:sz w:val="26"/>
      <w:szCs w:val="26"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semiHidden/>
    <w:rsid w:val="00496449"/>
  </w:style>
  <w:style w:type="paragraph" w:customStyle="1" w:styleId="ColorfulList-Accent11">
    <w:name w:val="Colorful List - Accent 11"/>
    <w:basedOn w:val="Normal"/>
    <w:uiPriority w:val="34"/>
    <w:qFormat/>
    <w:rsid w:val="00BE4834"/>
    <w:pPr>
      <w:ind w:left="720"/>
    </w:pPr>
  </w:style>
  <w:style w:type="character" w:customStyle="1" w:styleId="Heading5Char">
    <w:name w:val="Heading 5 Char"/>
    <w:link w:val="Heading5"/>
    <w:rsid w:val="00BC535B"/>
    <w:rPr>
      <w:rFonts w:ascii="Calibri" w:hAnsi="Calibri"/>
      <w:b/>
      <w:bCs/>
      <w:i/>
      <w:iCs/>
      <w:sz w:val="26"/>
      <w:szCs w:val="26"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rsid w:val="00BC535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rsid w:val="00BC535B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rsid w:val="00BC535B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rsid w:val="00BC535B"/>
    <w:rPr>
      <w:rFonts w:ascii="Calibri Light" w:hAnsi="Calibri Light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BB7E6E"/>
    <w:pPr>
      <w:spacing w:before="600" w:after="12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B7E6E"/>
    <w:rPr>
      <w:rFonts w:eastAsia="Times New Roman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72"/>
    <w:qFormat/>
    <w:rsid w:val="000264D3"/>
    <w:pPr>
      <w:ind w:left="720"/>
    </w:pPr>
  </w:style>
  <w:style w:type="character" w:customStyle="1" w:styleId="Heading2Char">
    <w:name w:val="Heading 2 Char"/>
    <w:basedOn w:val="DefaultParagraphFont"/>
    <w:link w:val="Heading2"/>
    <w:rsid w:val="00DA3F64"/>
    <w:rPr>
      <w:rFonts w:cs="Arial"/>
      <w:b/>
      <w:bCs/>
      <w:iCs/>
      <w:sz w:val="26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B0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1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8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8EF57D97DE264AA14433C5440CB94B" ma:contentTypeVersion="0" ma:contentTypeDescription="Create a new document." ma:contentTypeScope="" ma:versionID="eb88c1afc906d6cb05bff76f6b6397d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3C18FD-E13B-440B-A927-4598C5E7B7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AF1F90-0D74-4351-9FD0-3BE843286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0C4DBB-DEBE-49E9-8562-535A399C40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256B7EA-B552-4ACF-B03A-131459BD0D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380</Words>
  <Characters>2166</Characters>
  <Application>Microsoft Office Word</Application>
  <DocSecurity>0</DocSecurity>
  <Lines>18</Lines>
  <Paragraphs>5</Paragraphs>
  <ScaleCrop>false</ScaleCrop>
  <Company>149 ham nghi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DoanCTDL-GT</dc:title>
  <dc:subject/>
  <dc:creator>Tùng-Hằng</dc:creator>
  <cp:keywords/>
  <dc:description/>
  <cp:lastModifiedBy>Duy Phan</cp:lastModifiedBy>
  <cp:revision>12</cp:revision>
  <cp:lastPrinted>2018-01-23T07:37:00Z</cp:lastPrinted>
  <dcterms:created xsi:type="dcterms:W3CDTF">2025-11-24T02:45:00Z</dcterms:created>
  <dcterms:modified xsi:type="dcterms:W3CDTF">2026-08-17T08:42:00Z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0x010100328EF57D97DE264AA14433C5440CB94B</vt:lpwstr>
  </property>
</Properties>
</file>